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045"/>
        <w:tblW w:w="10348" w:type="dxa"/>
        <w:tblLook w:val="04A0" w:firstRow="1" w:lastRow="0" w:firstColumn="1" w:lastColumn="0" w:noHBand="0" w:noVBand="1"/>
      </w:tblPr>
      <w:tblGrid>
        <w:gridCol w:w="4962"/>
        <w:gridCol w:w="5386"/>
      </w:tblGrid>
      <w:tr w:rsidR="002D168F">
        <w:tc>
          <w:tcPr>
            <w:tcW w:w="4962" w:type="dxa"/>
            <w:shd w:val="clear" w:color="auto" w:fill="auto"/>
          </w:tcPr>
          <w:p w:rsidR="002D168F" w:rsidRDefault="003453CA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TRƯỜNG ĐẠI HỌC CÔNG NGHỆ ĐÔNG Á</w:t>
            </w:r>
          </w:p>
          <w:p w:rsidR="002D168F" w:rsidRDefault="00C14744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KHOA NGÔN NGỮ ANH</w:t>
            </w:r>
          </w:p>
          <w:p w:rsidR="002D168F" w:rsidRDefault="003453CA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60325</wp:posOffset>
                      </wp:positionV>
                      <wp:extent cx="16764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53.85pt;margin-top:4.75pt;height:0pt;width:132pt;z-index:251659264;mso-width-relative:page;mso-height-relative:page;" filled="f" stroked="t" coordsize="21600,21600" o:gfxdata="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pLBmR9IAAAAHAQAADwAA&#10;AAAAAAABACAAAAAiAAAAZHJzL2Rvd25yZXYueG1sUEsBAhQAFAAAAAgAh07iQL4FhAbjAQAA1gMA&#10;AA4AAAAAAAAAAQAgAAAAIQEAAGRycy9lMm9Eb2MueG1sUEsFBgAAAAAGAAYAWQEAAHYFAAAAAA=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2D168F" w:rsidRDefault="003453CA">
            <w:pPr>
              <w:spacing w:after="0" w:line="240" w:lineRule="auto"/>
              <w:ind w:left="1"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Hlk79480907"/>
            <w:r>
              <w:rPr>
                <w:rFonts w:ascii="Times New Roman" w:hAnsi="Times New Roman" w:cs="Times New Roman"/>
                <w:sz w:val="26"/>
                <w:szCs w:val="26"/>
              </w:rPr>
              <w:t>Số: … / ĐHCNĐA-</w:t>
            </w:r>
            <w:bookmarkEnd w:id="0"/>
            <w:r w:rsidR="00C14744">
              <w:rPr>
                <w:rFonts w:ascii="Times New Roman" w:hAnsi="Times New Roman" w:cs="Times New Roman"/>
                <w:sz w:val="26"/>
                <w:szCs w:val="26"/>
              </w:rPr>
              <w:t>NNA</w:t>
            </w:r>
          </w:p>
        </w:tc>
        <w:tc>
          <w:tcPr>
            <w:tcW w:w="5386" w:type="dxa"/>
            <w:shd w:val="clear" w:color="auto" w:fill="auto"/>
          </w:tcPr>
          <w:p w:rsidR="002D168F" w:rsidRDefault="003453CA">
            <w:pPr>
              <w:tabs>
                <w:tab w:val="left" w:pos="4202"/>
              </w:tabs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:rsidR="002D168F" w:rsidRDefault="003453CA">
            <w:pPr>
              <w:tabs>
                <w:tab w:val="left" w:pos="4202"/>
              </w:tabs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187960</wp:posOffset>
                      </wp:positionV>
                      <wp:extent cx="2057400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46.45pt;margin-top:14.8pt;height:0pt;width:162pt;z-index:251660288;mso-width-relative:page;mso-height-relative:page;" filled="f" stroked="t" coordsize="21600,21600" o:gfxdata="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8HcRPVAAAACAEA&#10;AA8AAAAAAAAAAQAgAAAAIgAAAGRycy9kb3ducmV2LnhtbFBLAQIUABQAAAAIAIdO4kB5dLdd5AEA&#10;ANgDAAAOAAAAAAAAAAEAIAAAACQBAABkcnMvZTJvRG9jLnhtbFBLBQYAAAAABgAGAFkBAAB6BQAA&#10;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2D168F" w:rsidRDefault="002D168F">
            <w:pPr>
              <w:tabs>
                <w:tab w:val="left" w:pos="4202"/>
              </w:tabs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2D168F" w:rsidRDefault="003453CA">
            <w:pPr>
              <w:spacing w:after="0" w:line="240" w:lineRule="auto"/>
              <w:ind w:left="1"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Bắc Ninh, ngày …… tháng …… năm …</w:t>
            </w:r>
          </w:p>
        </w:tc>
      </w:tr>
    </w:tbl>
    <w:p w:rsidR="002D168F" w:rsidRDefault="002D168F">
      <w:pPr>
        <w:pStyle w:val="Caption"/>
      </w:pPr>
    </w:p>
    <w:p w:rsidR="002D168F" w:rsidRDefault="002D168F">
      <w:pPr>
        <w:pStyle w:val="Caption"/>
      </w:pPr>
    </w:p>
    <w:p w:rsidR="002D168F" w:rsidRDefault="003453CA">
      <w:pPr>
        <w:pStyle w:val="Caption"/>
        <w:spacing w:before="0" w:after="0" w:line="360" w:lineRule="auto"/>
      </w:pPr>
      <w:r>
        <w:t>THÔNG BÁO</w:t>
      </w:r>
    </w:p>
    <w:p w:rsidR="002D168F" w:rsidRDefault="003453CA">
      <w:pPr>
        <w:spacing w:after="0" w:line="360" w:lineRule="auto"/>
        <w:ind w:hanging="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189230</wp:posOffset>
                </wp:positionV>
                <wp:extent cx="20574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1.65pt;margin-top:14.9pt;height:0pt;width:162pt;z-index:251661312;mso-width-relative:page;mso-height-relative:page;" filled="f" stroked="t" coordsize="21600,21600" o:gfxdata="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84hQgtUAAAAJAQAA&#10;DwAAAAAAAAABACAAAAAiAAAAZHJzL2Rvd25yZXYueG1sUEsBAhQAFAAAAAgAh07iQCMnRSnjAQAA&#10;1gMAAA4AAAAAAAAAAQAgAAAAJAEAAGRycy9lMm9Eb2MueG1sUEsFBgAAAAAGAAYAWQEAAHkFAAAA&#10;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  <w:szCs w:val="26"/>
        </w:rPr>
        <w:t>V/v: thi kết thúc học phần môn tiếng Anh 2 – K13</w:t>
      </w:r>
    </w:p>
    <w:p w:rsidR="002D168F" w:rsidRDefault="002D16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2D168F" w:rsidRDefault="003453C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>
        <w:rPr>
          <w:rFonts w:ascii="Times New Roman" w:hAnsi="Times New Roman" w:cs="Times New Roman"/>
          <w:b/>
          <w:sz w:val="26"/>
          <w:szCs w:val="26"/>
        </w:rPr>
        <w:tab/>
        <w:t>GIỚI HẠN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168F">
        <w:tc>
          <w:tcPr>
            <w:tcW w:w="3116" w:type="dxa"/>
          </w:tcPr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Ngữ pháp</w:t>
            </w:r>
          </w:p>
        </w:tc>
        <w:tc>
          <w:tcPr>
            <w:tcW w:w="3117" w:type="dxa"/>
          </w:tcPr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Nghe</w:t>
            </w:r>
          </w:p>
        </w:tc>
        <w:tc>
          <w:tcPr>
            <w:tcW w:w="3117" w:type="dxa"/>
          </w:tcPr>
          <w:p w:rsidR="002D168F" w:rsidRDefault="003453C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26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Đọc hiểu </w:t>
            </w:r>
          </w:p>
          <w:p w:rsidR="002D168F" w:rsidRDefault="002D16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D168F">
        <w:tc>
          <w:tcPr>
            <w:tcW w:w="3116" w:type="dxa"/>
          </w:tcPr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Sentence structures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Comparisons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To – infinitives 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 Gerunds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Participles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Conjunctions 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 Prepositions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Subject verb agreement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Present subjunctive</w:t>
            </w:r>
          </w:p>
          <w:p w:rsidR="002D168F" w:rsidRDefault="002D16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:rsidR="002D168F" w:rsidRDefault="0034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Part 1: Photographs of people </w:t>
            </w:r>
          </w:p>
          <w:p w:rsidR="002D168F" w:rsidRDefault="0034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Part 1: Photographs of objects/ scenes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Part 2: Question Who, Where, When, Why, What</w:t>
            </w:r>
          </w:p>
          <w:p w:rsidR="002D168F" w:rsidRDefault="003453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Part 3: Questions with Where, What </w:t>
            </w:r>
          </w:p>
          <w:p w:rsidR="002D168F" w:rsidRDefault="002D16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:rsidR="002D168F" w:rsidRDefault="003453C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Letters – emails </w:t>
            </w:r>
          </w:p>
          <w:p w:rsidR="002D168F" w:rsidRDefault="003453C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Notices – memos</w:t>
            </w:r>
          </w:p>
          <w:p w:rsidR="002D168F" w:rsidRDefault="003453C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Advertisements</w:t>
            </w:r>
          </w:p>
          <w:p w:rsidR="002D168F" w:rsidRDefault="003453C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Invoices – schedules </w:t>
            </w:r>
          </w:p>
          <w:p w:rsidR="002D168F" w:rsidRDefault="003453C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Double passages</w:t>
            </w:r>
          </w:p>
          <w:p w:rsidR="002D168F" w:rsidRDefault="002D16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D168F" w:rsidRDefault="002D168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2D168F" w:rsidRDefault="003453C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</w:t>
      </w:r>
      <w:r>
        <w:rPr>
          <w:rFonts w:ascii="Times New Roman" w:hAnsi="Times New Roman" w:cs="Times New Roman"/>
          <w:b/>
          <w:sz w:val="26"/>
          <w:szCs w:val="26"/>
        </w:rPr>
        <w:tab/>
        <w:t>HÌNH THỨC THI, THỜI GIAN THI, VÀ CẤU TRÚC ĐỀ THI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hAnsi="Times New Roman" w:cs="Times New Roman"/>
          <w:b/>
          <w:i/>
          <w:sz w:val="26"/>
          <w:szCs w:val="26"/>
        </w:rPr>
        <w:t>Hình thức thi:</w:t>
      </w:r>
      <w:r>
        <w:rPr>
          <w:rFonts w:ascii="Times New Roman" w:hAnsi="Times New Roman" w:cs="Times New Roman"/>
          <w:sz w:val="26"/>
          <w:szCs w:val="26"/>
        </w:rPr>
        <w:t xml:space="preserve"> thi trắc nghiệm trên E-learning (máy tính)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b/>
          <w:i/>
          <w:sz w:val="26"/>
          <w:szCs w:val="26"/>
        </w:rPr>
        <w:t>Thời gian thi:</w:t>
      </w:r>
      <w:r>
        <w:rPr>
          <w:rFonts w:ascii="Times New Roman" w:hAnsi="Times New Roman" w:cs="Times New Roman"/>
          <w:sz w:val="26"/>
          <w:szCs w:val="26"/>
        </w:rPr>
        <w:t xml:space="preserve"> 60 phút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hAnsi="Times New Roman" w:cs="Times New Roman"/>
          <w:b/>
          <w:i/>
          <w:sz w:val="26"/>
          <w:szCs w:val="26"/>
        </w:rPr>
        <w:t>Cấu trúc đề thi:</w:t>
      </w:r>
      <w:r>
        <w:rPr>
          <w:rFonts w:ascii="Times New Roman" w:hAnsi="Times New Roman" w:cs="Times New Roman"/>
          <w:sz w:val="26"/>
          <w:szCs w:val="26"/>
        </w:rPr>
        <w:t xml:space="preserve"> 50 câu, bao gồm: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PART 1: GRAMMAR AND VOCABULARY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(4 points)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>Task 1 (Vocabulary).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color w:val="000000"/>
          <w:sz w:val="26"/>
          <w:szCs w:val="26"/>
        </w:rPr>
        <w:t xml:space="preserve">Fill in the blank by choosing A, B, C, or D.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(2 points)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10 câu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lastRenderedPageBreak/>
        <w:t>Task 2 (Grammar). Fill in the blank by choosing A, B, C, or D.</w:t>
      </w:r>
      <w:r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(2 points)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10 câu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PART 2: READING COMPREHENSION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(2 points)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>Task 3. Read the passage/ notice/ momo/ email… and choose the best answer A, B, C or D</w:t>
      </w:r>
      <w:r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(1,4 points)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7 câu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 xml:space="preserve">Task 4. Fill in the paragraphs with suitable words or phrases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(0,6 points)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3 câu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PART 3: LISTENING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(2 points)</w:t>
      </w:r>
    </w:p>
    <w:p w:rsidR="002D168F" w:rsidRDefault="003453CA">
      <w:pPr>
        <w:pStyle w:val="ListParagraph"/>
        <w:widowControl w:val="0"/>
        <w:tabs>
          <w:tab w:val="left" w:pos="806"/>
        </w:tabs>
        <w:autoSpaceDE w:val="0"/>
        <w:autoSpaceDN w:val="0"/>
        <w:spacing w:after="0" w:line="360" w:lineRule="auto"/>
        <w:ind w:left="0" w:right="996"/>
        <w:contextualSpacing w:val="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color w:val="000000"/>
          <w:sz w:val="26"/>
          <w:szCs w:val="26"/>
        </w:rPr>
        <w:t xml:space="preserve">Task </w:t>
      </w:r>
      <w:r>
        <w:rPr>
          <w:rFonts w:ascii="Times New Roman" w:hAnsi="Times New Roman"/>
          <w:i/>
          <w:color w:val="000000"/>
          <w:sz w:val="26"/>
          <w:szCs w:val="26"/>
          <w:lang w:val="vi-VN"/>
        </w:rPr>
        <w:t>5</w:t>
      </w:r>
      <w:r>
        <w:rPr>
          <w:rFonts w:ascii="Times New Roman" w:hAnsi="Times New Roman"/>
          <w:i/>
          <w:color w:val="000000"/>
          <w:sz w:val="26"/>
          <w:szCs w:val="26"/>
        </w:rPr>
        <w:t xml:space="preserve">. </w:t>
      </w:r>
      <w:r>
        <w:rPr>
          <w:rFonts w:ascii="Times New Roman" w:hAnsi="Times New Roman"/>
          <w:i/>
          <w:sz w:val="26"/>
          <w:szCs w:val="26"/>
        </w:rPr>
        <w:t xml:space="preserve">Listen and choose the statement that best describes the picture. </w:t>
      </w:r>
      <w:r>
        <w:rPr>
          <w:rFonts w:ascii="Times New Roman" w:hAnsi="Times New Roman"/>
          <w:i/>
          <w:color w:val="000000"/>
          <w:sz w:val="26"/>
          <w:szCs w:val="26"/>
        </w:rPr>
        <w:t xml:space="preserve">You will listen twice. </w:t>
      </w:r>
      <w:r>
        <w:rPr>
          <w:rFonts w:ascii="Times New Roman" w:hAnsi="Times New Roman"/>
          <w:i/>
          <w:color w:val="FF0000"/>
          <w:sz w:val="26"/>
          <w:szCs w:val="26"/>
        </w:rPr>
        <w:t>(1 points)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5 câu</w:t>
      </w:r>
    </w:p>
    <w:p w:rsidR="002D168F" w:rsidRDefault="003453CA">
      <w:pPr>
        <w:pStyle w:val="ListParagraph"/>
        <w:widowControl w:val="0"/>
        <w:tabs>
          <w:tab w:val="left" w:pos="806"/>
        </w:tabs>
        <w:autoSpaceDE w:val="0"/>
        <w:autoSpaceDN w:val="0"/>
        <w:spacing w:after="0" w:line="360" w:lineRule="auto"/>
        <w:ind w:left="0" w:right="996"/>
        <w:contextualSpacing w:val="0"/>
        <w:rPr>
          <w:rFonts w:ascii="Times New Roman" w:hAnsi="Times New Roman"/>
          <w:i/>
          <w:color w:val="FF0000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Task 6: Listen to the questions and three responses. Choose the most suitable response. </w:t>
      </w:r>
      <w:r>
        <w:rPr>
          <w:rFonts w:ascii="Times New Roman" w:hAnsi="Times New Roman"/>
          <w:i/>
          <w:color w:val="000000"/>
          <w:sz w:val="26"/>
          <w:szCs w:val="26"/>
        </w:rPr>
        <w:t>You will listen twice.</w:t>
      </w:r>
      <w:r>
        <w:rPr>
          <w:rFonts w:ascii="Times New Roman" w:hAnsi="Times New Roman"/>
          <w:i/>
          <w:color w:val="FF0000"/>
          <w:sz w:val="26"/>
          <w:szCs w:val="26"/>
        </w:rPr>
        <w:t xml:space="preserve"> (1 points)</w:t>
      </w:r>
    </w:p>
    <w:p w:rsidR="002D168F" w:rsidRDefault="003453CA">
      <w:pPr>
        <w:pStyle w:val="ListParagraph"/>
        <w:widowControl w:val="0"/>
        <w:tabs>
          <w:tab w:val="left" w:pos="806"/>
        </w:tabs>
        <w:autoSpaceDE w:val="0"/>
        <w:autoSpaceDN w:val="0"/>
        <w:spacing w:after="0" w:line="360" w:lineRule="auto"/>
        <w:ind w:left="0" w:right="996"/>
        <w:contextualSpacing w:val="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color w:val="FF0000"/>
          <w:sz w:val="26"/>
          <w:szCs w:val="26"/>
          <w:highlight w:val="yellow"/>
        </w:rPr>
        <w:t>5 câu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PART 4: SENTENCE WRITING </w:t>
      </w:r>
      <w:r>
        <w:rPr>
          <w:rFonts w:ascii="Times New Roman" w:hAnsi="Times New Roman" w:cs="Times New Roman"/>
          <w:color w:val="FF0000"/>
          <w:sz w:val="26"/>
          <w:szCs w:val="26"/>
        </w:rPr>
        <w:t>(2 points)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Task 7:  Rearrange the words in order to make a complete sentence </w:t>
      </w:r>
      <w:r>
        <w:rPr>
          <w:rFonts w:ascii="Times New Roman" w:hAnsi="Times New Roman" w:cs="Times New Roman"/>
          <w:color w:val="FF0000"/>
          <w:sz w:val="26"/>
          <w:szCs w:val="26"/>
        </w:rPr>
        <w:t>(1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points)</w:t>
      </w:r>
    </w:p>
    <w:p w:rsidR="002D168F" w:rsidRDefault="003453CA">
      <w:pPr>
        <w:spacing w:after="0"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E.g: a/ teacher/ am/ thirty/ I/ old/ years/ and/ am/ I.</w:t>
      </w:r>
    </w:p>
    <w:p w:rsidR="002D168F" w:rsidRDefault="003453CA">
      <w:pPr>
        <w:spacing w:after="0" w:line="360" w:lineRule="auto"/>
        <w:ind w:left="720"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Answer: I am thirty years</w:t>
      </w:r>
      <w:r>
        <w:rPr>
          <w:rFonts w:ascii="Times New Roman" w:hAnsi="Times New Roman" w:cs="Times New Roman"/>
          <w:i/>
          <w:sz w:val="26"/>
          <w:szCs w:val="26"/>
        </w:rPr>
        <w:t xml:space="preserve"> old, and I am a teacher. 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5 câu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Task 8: Sentence errors: Mark the error and correct it. </w:t>
      </w:r>
      <w:r>
        <w:rPr>
          <w:rFonts w:ascii="Times New Roman" w:hAnsi="Times New Roman" w:cs="Times New Roman"/>
          <w:iCs/>
          <w:color w:val="FF0000"/>
          <w:sz w:val="26"/>
          <w:szCs w:val="26"/>
        </w:rPr>
        <w:t>(1</w:t>
      </w:r>
      <w:r>
        <w:rPr>
          <w:rFonts w:ascii="Times New Roman" w:hAnsi="Times New Roman" w:cs="Times New Roman"/>
          <w:iCs/>
          <w:color w:val="FF0000"/>
          <w:sz w:val="26"/>
          <w:szCs w:val="26"/>
          <w:lang w:val="vi-VN"/>
        </w:rPr>
        <w:t xml:space="preserve"> points</w:t>
      </w:r>
      <w:r>
        <w:rPr>
          <w:rFonts w:ascii="Times New Roman" w:hAnsi="Times New Roman" w:cs="Times New Roman"/>
          <w:iCs/>
          <w:color w:val="FF0000"/>
          <w:sz w:val="26"/>
          <w:szCs w:val="26"/>
        </w:rPr>
        <w:t>)</w:t>
      </w:r>
    </w:p>
    <w:p w:rsidR="002D168F" w:rsidRDefault="003453CA">
      <w:pPr>
        <w:spacing w:after="0" w:line="360" w:lineRule="auto"/>
        <w:ind w:left="720" w:firstLine="720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E.g. My mother is </w:t>
      </w:r>
      <w:r>
        <w:rPr>
          <w:rFonts w:ascii="Times New Roman" w:hAnsi="Times New Roman" w:cs="Times New Roman"/>
          <w:iCs/>
          <w:sz w:val="26"/>
          <w:szCs w:val="26"/>
          <w:u w:val="single"/>
        </w:rPr>
        <w:t>going</w:t>
      </w:r>
      <w:r>
        <w:rPr>
          <w:rFonts w:ascii="Times New Roman" w:hAnsi="Times New Roman" w:cs="Times New Roman"/>
          <w:iCs/>
          <w:sz w:val="26"/>
          <w:szCs w:val="26"/>
        </w:rPr>
        <w:t xml:space="preserve"> out so I </w:t>
      </w:r>
      <w:r>
        <w:rPr>
          <w:rFonts w:ascii="Times New Roman" w:hAnsi="Times New Roman" w:cs="Times New Roman"/>
          <w:iCs/>
          <w:sz w:val="26"/>
          <w:szCs w:val="26"/>
          <w:u w:val="single"/>
        </w:rPr>
        <w:t>has</w:t>
      </w:r>
      <w:r>
        <w:rPr>
          <w:rFonts w:ascii="Times New Roman" w:hAnsi="Times New Roman" w:cs="Times New Roman"/>
          <w:iCs/>
          <w:sz w:val="26"/>
          <w:szCs w:val="26"/>
        </w:rPr>
        <w:t xml:space="preserve"> to do </w:t>
      </w:r>
      <w:r>
        <w:rPr>
          <w:rFonts w:ascii="Times New Roman" w:hAnsi="Times New Roman" w:cs="Times New Roman"/>
          <w:iCs/>
          <w:sz w:val="26"/>
          <w:szCs w:val="26"/>
          <w:u w:val="single"/>
        </w:rPr>
        <w:t>housework.</w:t>
      </w:r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</w:p>
    <w:p w:rsidR="002D168F" w:rsidRDefault="003453CA">
      <w:pPr>
        <w:spacing w:after="0" w:line="360" w:lineRule="auto"/>
        <w:ind w:left="720" w:firstLine="72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Answer: has </w:t>
      </w:r>
    </w:p>
    <w:p w:rsidR="002D168F" w:rsidRDefault="003453CA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highlight w:val="yellow"/>
        </w:rPr>
        <w:t>5 câu</w:t>
      </w:r>
    </w:p>
    <w:p w:rsidR="002D168F" w:rsidRDefault="002D16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2D168F" w:rsidRDefault="003453C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III. NGÂN HÀNG CÂU HỎI THI KẾT THÚC HỌC PHẦN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học phần: Tiếng anh 2                  số ĐVHT: 3TC           </w:t>
      </w:r>
    </w:p>
    <w:p w:rsidR="002D168F" w:rsidRDefault="003453C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đào tạo: Đại học chính quy</w:t>
      </w:r>
    </w:p>
    <w:p w:rsidR="002D168F" w:rsidRDefault="002D168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2D168F" w:rsidRDefault="003453CA">
      <w:pPr>
        <w:contextualSpacing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i/>
          <w:color w:val="000000"/>
          <w:sz w:val="26"/>
          <w:szCs w:val="26"/>
          <w:u w:val="single"/>
        </w:rPr>
        <w:lastRenderedPageBreak/>
        <w:t>Task 1(Vocabulary)</w:t>
      </w:r>
      <w:r>
        <w:rPr>
          <w:rFonts w:ascii="Times New Roman" w:hAnsi="Times New Roman" w:cs="Times New Roman"/>
          <w:b/>
          <w:i/>
          <w:color w:val="000000"/>
          <w:sz w:val="26"/>
          <w:szCs w:val="26"/>
        </w:rPr>
        <w:t>: Choose the best answer to complete the sentences (chọn đáp án đúng nhất để hoàn thành câu) (100 câu)</w:t>
      </w:r>
    </w:p>
    <w:p w:rsidR="002D168F" w:rsidRDefault="002D168F">
      <w:pPr>
        <w:contextualSpacing/>
        <w:rPr>
          <w:rFonts w:ascii="Times New Roman" w:hAnsi="Times New Roman" w:cs="Times New Roman"/>
          <w:iCs/>
          <w:color w:val="000000"/>
          <w:sz w:val="26"/>
          <w:szCs w:val="26"/>
        </w:rPr>
      </w:pPr>
    </w:p>
    <w:p w:rsidR="002D168F" w:rsidRDefault="003453C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::CHO1:: </w:t>
      </w:r>
      <w:r>
        <w:rPr>
          <w:rFonts w:ascii="Times New Roman" w:hAnsi="Times New Roman" w:cs="Times New Roman"/>
          <w:sz w:val="26"/>
          <w:szCs w:val="26"/>
        </w:rPr>
        <w:t>For a ______ of reasons, he wouldn’t accept our offer.</w:t>
      </w:r>
    </w:p>
    <w:p w:rsidR="002D168F" w:rsidRDefault="003453CA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>
        <w:rPr>
          <w:rFonts w:ascii="Times New Roman" w:hAnsi="Times New Roman" w:cs="Times New Roman"/>
          <w:sz w:val="26"/>
          <w:szCs w:val="26"/>
        </w:rPr>
        <w:t>ariation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color w:val="000000"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sz w:val="26"/>
          <w:szCs w:val="26"/>
        </w:rPr>
        <w:t>variety</w:t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variant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varying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::CHO2:: </w:t>
      </w:r>
      <w:r>
        <w:rPr>
          <w:rFonts w:ascii="Times New Roman" w:hAnsi="Times New Roman" w:cs="Times New Roman"/>
          <w:sz w:val="26"/>
          <w:szCs w:val="26"/>
        </w:rPr>
        <w:t>Wholesale and _______ sales registered negative growth last month.</w:t>
      </w:r>
    </w:p>
    <w:p w:rsidR="002D168F" w:rsidRDefault="003453CA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</w:t>
      </w:r>
      <w:r>
        <w:rPr>
          <w:rFonts w:ascii="Times New Roman" w:hAnsi="Times New Roman" w:cs="Times New Roman"/>
          <w:sz w:val="26"/>
          <w:szCs w:val="26"/>
        </w:rPr>
        <w:t>art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division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sz w:val="26"/>
          <w:szCs w:val="26"/>
        </w:rPr>
        <w:t>retail</w:t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gross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::CHO3::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In the 1930s, there was a world-wide economic _____ and mass.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olicy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prosperity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activity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sz w:val="26"/>
          <w:szCs w:val="26"/>
          <w:lang w:eastAsia="zh-CN" w:bidi="ar"/>
        </w:rPr>
        <w:t>depression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::CHO4::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The client agrees to pay all hotel ______on due dates.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fines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eastAsia="SimSun" w:hAnsi="Times New Roman" w:cs="Times New Roman"/>
          <w:sz w:val="26"/>
          <w:szCs w:val="26"/>
          <w:lang w:eastAsia="zh-CN" w:bidi="ar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tuitions</w:t>
      </w:r>
    </w:p>
    <w:p w:rsidR="002D168F" w:rsidRDefault="003453C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zh-CN" w:bidi="ar"/>
        </w:rPr>
        <w:t>fares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harges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::CHO5::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Our basic_______ is that the customer is always right.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policy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e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xpertise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profession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specialty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::CHO6::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When does the _______ for your printer expire?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certificate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w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arranty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license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approval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::CHO7::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Other documents are available upon______.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ne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want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necessity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request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::CHO8::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new law takes_____ next week.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o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utcome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result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consequence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effect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::CHO9::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______ must be paid to what’s going on here.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attention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l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ooking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presence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attendance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::CH10::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Prior to leaving, check your bank ____.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hange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balance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remains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::CH11::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His wedding has been _______ in the newspapers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said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told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pronounced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announced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::CH12::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 was ______ for speeding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find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found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fined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founded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::CH13::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 asked them to ________ the cost of repairing my car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evaluate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e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stimate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predict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::CH14::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 wonder if you could _______ a room for me at the hotel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make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reserve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preserve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::CH15::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Let’s not_______ from the point at issue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avoid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digress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refuse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subtract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}</w:t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</w:rPr>
      </w:pPr>
      <w:r w:rsidRPr="00E56029">
        <w:rPr>
          <w:rFonts w:ascii="Times New Roman" w:hAnsi="Times New Roman" w:cs="Times New Roman"/>
          <w:bCs/>
          <w:sz w:val="26"/>
          <w:szCs w:val="26"/>
        </w:rPr>
        <w:t xml:space="preserve">::CH16:: </w:t>
      </w:r>
      <w:r w:rsidRPr="00E56029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 is determined to _______ from the government</w:t>
      </w:r>
      <w:r w:rsidRPr="00E56029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</w:rPr>
      </w:pPr>
      <w:r w:rsidRPr="00E56029"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 w:rsidRPr="00E56029">
        <w:rPr>
          <w:rFonts w:ascii="Times New Roman" w:hAnsi="Times New Roman" w:cs="Times New Roman"/>
          <w:bCs/>
          <w:sz w:val="26"/>
          <w:szCs w:val="26"/>
        </w:rPr>
        <w:t xml:space="preserve"> stop</w:t>
      </w:r>
      <w:r w:rsidRPr="00E56029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</w:rPr>
      </w:pPr>
      <w:r w:rsidRPr="00E56029"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Pr="00E56029">
        <w:rPr>
          <w:rFonts w:ascii="Times New Roman" w:hAnsi="Times New Roman" w:cs="Times New Roman"/>
          <w:bCs/>
          <w:sz w:val="26"/>
          <w:szCs w:val="26"/>
        </w:rPr>
        <w:t xml:space="preserve"> quit</w:t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</w:rPr>
      </w:pPr>
      <w:r w:rsidRPr="00E56029"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Pr="00E56029">
        <w:rPr>
          <w:rFonts w:ascii="Times New Roman" w:hAnsi="Times New Roman" w:cs="Times New Roman"/>
          <w:bCs/>
          <w:sz w:val="26"/>
          <w:szCs w:val="26"/>
        </w:rPr>
        <w:t xml:space="preserve"> free</w:t>
      </w:r>
      <w:r w:rsidRPr="00E56029">
        <w:rPr>
          <w:rFonts w:ascii="Times New Roman" w:hAnsi="Times New Roman" w:cs="Times New Roman"/>
          <w:bCs/>
          <w:sz w:val="26"/>
          <w:szCs w:val="26"/>
        </w:rPr>
        <w:tab/>
      </w:r>
      <w:r w:rsidRPr="00E56029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Pr="00E56029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 w:rsidRPr="00E56029">
        <w:rPr>
          <w:rFonts w:ascii="Times New Roman" w:hAnsi="Times New Roman" w:cs="Times New Roman"/>
          <w:bCs/>
          <w:sz w:val="26"/>
          <w:szCs w:val="26"/>
        </w:rPr>
        <w:t xml:space="preserve"> resign</w:t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  <w:lang w:val="nb-NO"/>
        </w:rPr>
      </w:pPr>
      <w:r w:rsidRPr="00E56029"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Pr="00E56029" w:rsidRDefault="003453CA">
      <w:pPr>
        <w:rPr>
          <w:rFonts w:ascii="Times New Roman" w:hAnsi="Times New Roman" w:cs="Times New Roman"/>
          <w:bCs/>
          <w:sz w:val="26"/>
          <w:szCs w:val="26"/>
        </w:rPr>
      </w:pPr>
      <w:r w:rsidRPr="00E56029">
        <w:rPr>
          <w:rFonts w:ascii="Times New Roman" w:hAnsi="Times New Roman" w:cs="Times New Roman"/>
          <w:bCs/>
          <w:sz w:val="26"/>
          <w:szCs w:val="26"/>
        </w:rPr>
        <w:t xml:space="preserve">::CH17:: </w:t>
      </w:r>
      <w:r w:rsidRPr="00E56029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television ______ me when I study</w:t>
      </w:r>
      <w:r w:rsidRPr="00E56029">
        <w:rPr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 xml:space="preserve"> pays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 xml:space="preserve"> focuses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 xml:space="preserve"> distracts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pulls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::CH18::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 _______ a favor of 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told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talked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asked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inquired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::CH19::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If you violate any conditions specified there in, the contract will automatically _______.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omplete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terminate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annu</w:t>
      </w:r>
      <w:r w:rsidR="00E95D00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</w:t>
      </w:r>
      <w:bookmarkStart w:id="1" w:name="_GoBack"/>
      <w:bookmarkEnd w:id="1"/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abolish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::CH20::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I’d like to _______ my check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{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cash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charge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bill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exchange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::CH21::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 xml:space="preserve">Can I ______ money online to Brazil?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r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efund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transfer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reimburse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repay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::CH22::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United States is waging a _______ war overseas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cost-free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costly                   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costless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money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::CH23::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There is no ______ evidence that power lines are a health risk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conclusive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f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inal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last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finishing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 xml:space="preserve">::CH24::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 works in the ______ division of our company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{                     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p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ersonal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personnel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individual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impersonal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::CH25::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This is not ______ business; it can wait.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tiring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taxing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u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rgent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demanding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::CH26::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Our team is _______ to win this time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like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alike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likely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probably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::CH27::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They’ve arranged a _______ reception for us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                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heating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hospital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w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arm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hospitably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::CH28::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______ after his arrival in Paris, Tom called me at the office.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 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 xml:space="preserve">Briefly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Nearly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Shortly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Simply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::CH29::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Last year, the shoe company ______ went bankrupt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ll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nearly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mostly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next to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::CH30::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Meetings will be broadcast _____ a week after they take place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                                                                    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ubstantially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potentially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comparatively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approximately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::CH31::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I’m ______. Would you lend me some money?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                                   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b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orrow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rich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poor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broke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::CH32::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Madeline must be very tired; she is ______ on the sofa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                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j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umping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lying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awake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cleaning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::CH33::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Mike didn’t _____ at Jill’s party last night because he had a headache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how up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come up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make up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hang up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::CH34::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We________ to inform you that the position has been filled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sorry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apology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regret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apologize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::CH35::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 ____ decided to quit his job and look for another one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finally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b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elated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last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delayed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::CH36::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She ______ to giving up her project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objected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rotested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complained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suggested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::CH37::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secretary was working _______ that night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overwork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extra work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o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vertime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overhours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::CH38::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He has his shoes _______ everyday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shined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ut 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made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bought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::CH39::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Extremely ______ from the hard work, he couldn’t walk an inch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b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usy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excited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exhausted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happy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::CH40::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Who is that man _______ the red jacket?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w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earing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having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doing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inside of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::CH41::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“Didn’t you ______ the exam?”  “No, I did not”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ucceed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success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pass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graduate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::CH42::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Let’s _______ the art gallery first, and then have some lunch.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rip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journey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visit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turn up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::CH43::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weather couldn’t be ______; it’s perfect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better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c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older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hotter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summer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::CH44::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Professor Miller requires that all papers be _____ in ink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f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ormatted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copied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written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made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::CH45::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couple must need a ______ because they have just returned from a long journey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rest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p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ause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stop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discontinuation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::CH46::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Johnny continued to make ______, though he was told not to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n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 xml:space="preserve">oisy  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 xml:space="preserve">sounded  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noise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loud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::CH47::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If you would like to be considered for a position in our advertising division, please ______ an application to the director of human resources</w:t>
      </w:r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submit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comply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advise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urge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::CH48:: Lan doesn’t talk much in public. She’s rather _________ in public.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{                 </w:t>
      </w:r>
    </w:p>
    <w:p w:rsidR="002D168F" w:rsidRDefault="003453CA">
      <w:pPr>
        <w:tabs>
          <w:tab w:val="left" w:pos="969"/>
          <w:tab w:val="left" w:pos="3363"/>
          <w:tab w:val="left" w:pos="5814"/>
          <w:tab w:val="left" w:pos="8208"/>
        </w:tabs>
        <w:spacing w:after="6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silent                   </w:t>
      </w:r>
    </w:p>
    <w:p w:rsidR="002D168F" w:rsidRDefault="00E95D00">
      <w:pPr>
        <w:tabs>
          <w:tab w:val="left" w:pos="969"/>
          <w:tab w:val="left" w:pos="3363"/>
          <w:tab w:val="left" w:pos="5814"/>
          <w:tab w:val="left" w:pos="8208"/>
        </w:tabs>
        <w:spacing w:after="6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reserved</w:t>
      </w:r>
    </w:p>
    <w:p w:rsidR="002D168F" w:rsidRDefault="003453CA">
      <w:pPr>
        <w:tabs>
          <w:tab w:val="left" w:pos="969"/>
          <w:tab w:val="left" w:pos="3363"/>
          <w:tab w:val="left" w:pos="5814"/>
          <w:tab w:val="left" w:pos="8208"/>
        </w:tabs>
        <w:spacing w:after="6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talkative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969"/>
          <w:tab w:val="left" w:pos="3363"/>
          <w:tab w:val="left" w:pos="5814"/>
          <w:tab w:val="left" w:pos="8208"/>
        </w:tabs>
        <w:spacing w:after="6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impolite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::CH49::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Customers unhappy with the performance of their stereo equipment have two months to request a refund or ____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 replace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replaced 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replacement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 replacing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::CH50::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The jacket you ordered is currently_______ in the color you requested, but we will send the rest of your order promptly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related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unavailable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disinterested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</w:t>
      </w:r>
      <w:r>
        <w:rPr>
          <w:rFonts w:ascii="Times New Roman" w:eastAsia="SimSun" w:hAnsi="Times New Roman" w:cs="Times New Roman"/>
          <w:bCs/>
          <w:sz w:val="26"/>
          <w:szCs w:val="26"/>
          <w:lang w:eastAsia="zh-CN" w:bidi="ar"/>
        </w:rPr>
        <w:t>tylish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::CH51:: </w:t>
      </w:r>
      <w:r>
        <w:rPr>
          <w:rFonts w:ascii="Times New Roman" w:hAnsi="Times New Roman" w:cs="Times New Roman"/>
          <w:bCs/>
          <w:sz w:val="26"/>
          <w:szCs w:val="26"/>
        </w:rPr>
        <w:t>Your sales report is very……….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del w:id="2" w:author="Thảo Luân Ngô" w:date="2023-03-11T11:18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delText>them</w:delText>
        </w:r>
      </w:del>
      <w:ins w:id="3" w:author="Thảo Luân Ngô" w:date="2023-03-11T11:18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interested</w:t>
        </w:r>
      </w:ins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interesting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interest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meeting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::CH52:: He’s a very…………person.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society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sociable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sociably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socially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::CH53:: </w:t>
      </w:r>
      <w:r>
        <w:rPr>
          <w:rFonts w:ascii="Times New Roman" w:hAnsi="Times New Roman" w:cs="Times New Roman"/>
          <w:bCs/>
          <w:sz w:val="26"/>
          <w:szCs w:val="26"/>
        </w:rPr>
        <w:t>I found the ……. useful.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discussion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discuss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discussing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discussed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::CH54:: </w:t>
      </w:r>
      <w:r>
        <w:rPr>
          <w:rFonts w:ascii="Times New Roman" w:hAnsi="Times New Roman" w:cs="Times New Roman"/>
          <w:bCs/>
          <w:sz w:val="26"/>
          <w:szCs w:val="26"/>
        </w:rPr>
        <w:t>The engineer made his colleagues an …….device.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effectively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effection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effect</w:t>
      </w:r>
    </w:p>
    <w:p w:rsidR="002D168F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effective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::CH5</w:t>
      </w:r>
      <w:r>
        <w:rPr>
          <w:rFonts w:ascii="Times New Roman" w:hAnsi="Times New Roman" w:cs="Times New Roman"/>
          <w:bCs/>
          <w:sz w:val="26"/>
          <w:szCs w:val="26"/>
        </w:rPr>
        <w:t>5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He made the company…..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profitable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profit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profited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profitably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::CH5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6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 employee in the Accounting Department found the job…..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impossibly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impossibility</w:t>
      </w:r>
    </w:p>
    <w:p w:rsidR="002D168F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impossible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possibility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::CH5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7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He ..... his job 2 months ago.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broke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gave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quit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leaved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::CH5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8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They’ve already..... from a business trip.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back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returned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home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away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::CH5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9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She managed to ........the office for help as she got a traffic jam.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contact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 get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announce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promote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60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Mr Bean highly.......this item to his employees.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repairs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do</w:t>
      </w:r>
      <w:ins w:id="4" w:author="Thảo Luân Ngô" w:date="2023-03-11T11:21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es</w:t>
        </w:r>
      </w:ins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complete</w:t>
      </w:r>
      <w:ins w:id="5" w:author="Thảo Luân Ngô" w:date="2023-03-11T11:21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s</w:t>
        </w:r>
      </w:ins>
      <w:del w:id="6" w:author="Thảo Luân Ngô" w:date="2023-03-11T11:21:00Z">
        <w:r>
          <w:rPr>
            <w:rFonts w:ascii="Times New Roman" w:hAnsi="Times New Roman" w:cs="Times New Roman"/>
            <w:bCs/>
            <w:color w:val="000000"/>
            <w:sz w:val="26"/>
            <w:szCs w:val="26"/>
            <w:lang w:val="nb-NO"/>
          </w:rPr>
          <w:delText>d</w:delText>
        </w:r>
      </w:del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recommends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61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Sally burned the midnight oil to ..... 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project.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repair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do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complete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recommend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62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 new printer is as ………. as the old one.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effective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 effectively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affection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effect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63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They are as …….as Mr. Armstrong for this work.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qualify</w:t>
      </w:r>
    </w:p>
    <w:p w:rsidR="002D168F" w:rsidRDefault="00E95D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qualified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qualification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qualifies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64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Fabrics from Harmia Textiles are known for their vibrant.......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colors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colored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colorful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colorfully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65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Because of roadwork, Ms. Kim’s drive to the office may..... longer than usual.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move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act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take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do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66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Fortunately, Anna had ......  me of the meeting, so I didn’t miss it.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 accounted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concentrated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filled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reminded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67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He suffered from a serious illness, then he quickly ......over it. 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commented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got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informed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took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68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To ..........on the lessons, you should keep off your cell phones.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concentrate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take advantage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remind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inform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69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 xml:space="preserve"> I’m …… forward to seeing you soon.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preventing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working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del w:id="7" w:author="Thảo Luân Ngô" w:date="2023-03-11T11:2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delText>look</w:delText>
        </w:r>
      </w:del>
      <w:ins w:id="8" w:author="Thảo Luân Ngô" w:date="2023-03-11T11:2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doing</w:t>
        </w:r>
      </w:ins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looking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70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Susan managed to ......with her problem herself.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take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deal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apologize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provide</w:t>
      </w:r>
      <w:del w:id="9" w:author="Thảo Luân Ngô" w:date="2023-03-11T11:24:00Z">
        <w:r>
          <w:rPr>
            <w:rFonts w:ascii="Times New Roman" w:hAnsi="Times New Roman" w:cs="Times New Roman"/>
            <w:bCs/>
            <w:color w:val="000000"/>
            <w:sz w:val="26"/>
            <w:szCs w:val="26"/>
            <w:lang w:val="nb-NO"/>
          </w:rPr>
          <w:delText>d</w:delText>
        </w:r>
      </w:del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71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It’s very polite of him to ......for </w:t>
      </w:r>
      <w:del w:id="10" w:author="Thảo Luân Ngô" w:date="2023-03-11T11:25:00Z">
        <w:r>
          <w:rPr>
            <w:rFonts w:ascii="Times New Roman" w:hAnsi="Times New Roman" w:cs="Times New Roman"/>
            <w:bCs/>
            <w:color w:val="000000"/>
            <w:sz w:val="26"/>
            <w:szCs w:val="26"/>
            <w:lang w:val="nb-NO"/>
          </w:rPr>
          <w:delText xml:space="preserve">his </w:delText>
        </w:r>
      </w:del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being late.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apologize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take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remind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get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72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Mr Lee was asked to ..... a survey last week.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cause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conduct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meet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seek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73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Being a team leader, Mr Kim took responsibility </w:t>
      </w:r>
      <w:del w:id="11" w:author="Thảo Luân Ngô" w:date="2023-03-11T11:3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delText xml:space="preserve">to </w:delText>
        </w:r>
      </w:del>
      <w:ins w:id="12" w:author="Thảo Luân Ngô" w:date="2023-03-11T11:3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for</w:t>
        </w:r>
      </w:ins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...... a conference.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notify</w:t>
      </w:r>
      <w:ins w:id="13" w:author="Thảo Luân Ngô" w:date="2023-03-11T11:4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ing</w:t>
        </w:r>
      </w:ins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discontinu</w:t>
      </w:r>
      <w:ins w:id="14" w:author="Thảo Luân Ngô" w:date="2023-03-11T11:4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ing</w:t>
        </w:r>
      </w:ins>
      <w:del w:id="15" w:author="Thảo Luân Ngô" w:date="2023-03-11T11:43:00Z">
        <w:r>
          <w:rPr>
            <w:rFonts w:ascii="Times New Roman" w:hAnsi="Times New Roman" w:cs="Times New Roman"/>
            <w:bCs/>
            <w:color w:val="000000"/>
            <w:sz w:val="26"/>
            <w:szCs w:val="26"/>
            <w:lang w:val="nb-NO"/>
          </w:rPr>
          <w:delText>e</w:delText>
        </w:r>
      </w:del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hold</w:t>
      </w:r>
      <w:ins w:id="16" w:author="Thảo Luân Ngô" w:date="2023-03-11T11:43:00Z">
        <w:r w:rsidR="003453CA">
          <w:rPr>
            <w:rFonts w:ascii="Times New Roman" w:hAnsi="Times New Roman" w:cs="Times New Roman"/>
            <w:bCs/>
            <w:color w:val="000000"/>
            <w:sz w:val="26"/>
            <w:szCs w:val="26"/>
          </w:rPr>
          <w:t>ing</w:t>
        </w:r>
      </w:ins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caus</w:t>
      </w:r>
      <w:ins w:id="17" w:author="Thảo Luân Ngô" w:date="2023-03-11T11:43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i</w:t>
        </w:r>
      </w:ins>
      <w:ins w:id="18" w:author="Thảo Luân Ngô" w:date="2023-03-11T11:44:00Z">
        <w:r>
          <w:rPr>
            <w:rFonts w:ascii="Times New Roman" w:hAnsi="Times New Roman" w:cs="Times New Roman"/>
            <w:bCs/>
            <w:color w:val="000000"/>
            <w:sz w:val="26"/>
            <w:szCs w:val="26"/>
          </w:rPr>
          <w:t>ng</w:t>
        </w:r>
      </w:ins>
      <w:del w:id="19" w:author="Thảo Luân Ngô" w:date="2023-03-11T11:43:00Z">
        <w:r>
          <w:rPr>
            <w:rFonts w:ascii="Times New Roman" w:hAnsi="Times New Roman" w:cs="Times New Roman"/>
            <w:bCs/>
            <w:color w:val="000000"/>
            <w:sz w:val="26"/>
            <w:szCs w:val="26"/>
            <w:lang w:val="nb-NO"/>
          </w:rPr>
          <w:delText>e</w:delText>
        </w:r>
      </w:del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74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 xml:space="preserve">He is determined to …… from the government.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stop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quit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free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resign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7</w:t>
      </w:r>
      <w:r>
        <w:rPr>
          <w:rFonts w:ascii="Times New Roman" w:hAnsi="Times New Roman" w:cs="Times New Roman"/>
          <w:bCs/>
          <w:sz w:val="26"/>
          <w:szCs w:val="26"/>
        </w:rPr>
        <w:t>5:: Susan often …….her car to school last semester.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drove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got on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went with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rode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76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The television ….. me when I study.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pays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distracts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focuses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pulls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77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…..three copies of this letter, please.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make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be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do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build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</w:rPr>
        <w:t>::CH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7</w:t>
      </w:r>
      <w:r>
        <w:rPr>
          <w:rFonts w:ascii="Times New Roman" w:hAnsi="Times New Roman" w:cs="Times New Roman"/>
          <w:bCs/>
          <w:sz w:val="26"/>
          <w:szCs w:val="26"/>
        </w:rPr>
        <w:t xml:space="preserve">8:: 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>The pencil needs to be ……..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made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used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sharpened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pointed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79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 A...…. amount of money has been spent on books.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considerate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considerable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considered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considering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80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Mr. Kim’s ……was confusing, and some concepts were difficult to understand.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suggested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suggesting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suggests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suggestion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81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Given </w:t>
      </w:r>
      <w:r>
        <w:rPr>
          <w:rFonts w:ascii="Times New Roman" w:hAnsi="Times New Roman" w:cs="Times New Roman"/>
          <w:bCs/>
          <w:sz w:val="26"/>
          <w:szCs w:val="26"/>
        </w:rPr>
        <w:t>big bonuses last week, all the ……….. seemed pleased.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employees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employment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employee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 employed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82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You should prepare the contract in……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schedule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copyright 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duplicate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charge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83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Retail properties in the downtown area generally stay on the ______ for periods of three to six weeks before they are sold.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sale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market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place 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advertisement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8</w:t>
      </w:r>
      <w:r>
        <w:rPr>
          <w:rFonts w:ascii="Times New Roman" w:hAnsi="Times New Roman" w:cs="Times New Roman"/>
          <w:bCs/>
          <w:sz w:val="26"/>
          <w:szCs w:val="26"/>
        </w:rPr>
        <w:t>4:: My father is ……. me to bring whomever I wish.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 making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allowing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 letting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 giving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85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 xml:space="preserve">Patients who wish to reschedule their ….... must give at least 24 hours advance notice.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appointment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position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assignment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problem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8</w:t>
      </w:r>
      <w:r>
        <w:rPr>
          <w:rFonts w:ascii="Times New Roman" w:hAnsi="Times New Roman" w:cs="Times New Roman"/>
          <w:bCs/>
          <w:sz w:val="26"/>
          <w:szCs w:val="26"/>
        </w:rPr>
        <w:t>6:: During the exam, students are …….. from talking to one another.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allowed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prohibited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made to stop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 halted</w:t>
      </w:r>
      <w:r>
        <w:rPr>
          <w:rFonts w:ascii="Times New Roman" w:hAnsi="Times New Roman" w:cs="Times New Roman"/>
          <w:bCs/>
          <w:sz w:val="26"/>
          <w:szCs w:val="26"/>
        </w:rPr>
        <w:br/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87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It’s very kind of him to …… homeless people with a lot of food.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get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give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provide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cause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88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The new graphic design software program has improved the quality of the designer’s work as well as their ….....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harvest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measures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promotion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productivity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89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The fax machine is out of service, and an experienced ……. has been called in to see if it can be repaired.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</w:rPr>
        <w:t>technician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factory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certificate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generator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90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 I will…….you of the changes as soon as I get them.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seek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notify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resume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discontinue 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91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Tower Apartments plans to add a recreation complex that will accommodate a swimming pool and other……..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</w:rPr>
        <w:t>facilities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qualities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conventions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categories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92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Please check in with Ms. Nakamura’s assistant when you arrive so he can …….her of your arrival.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speak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notify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 report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attend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93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Mr. Ortega has received an ………..to attend the awards ceremony in Brussels next month.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honor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prize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expression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invitation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94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The new science museum is expected to …….. many tourists to the city.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attract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value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observe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prohibit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95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</w:t>
      </w:r>
      <w:r>
        <w:rPr>
          <w:rFonts w:ascii="Times New Roman" w:hAnsi="Times New Roman" w:cs="Times New Roman"/>
          <w:bCs/>
          <w:sz w:val="26"/>
          <w:szCs w:val="26"/>
        </w:rPr>
        <w:t>To take …… of the company’s free software-upgrade program, customers should mail a copy of their receipt to the address provided.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merit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advantage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service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improvement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96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Once you have placed your ……, its status will be available on our Web site.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order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value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refund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sale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97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The town council of Santa Rosa will ……. tomorrow to discuss a new zoning plan or the commercial district.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obtain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review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meet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appoint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98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Fujimori Builders will put up signs directing traffic in order to …. for road construction in the area.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restore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predict 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initiate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prepare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tabs>
          <w:tab w:val="left" w:pos="647"/>
        </w:tabs>
        <w:rPr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99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 Tedeschi Shoes ….. a discount to students of Brinkley University.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seems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pleases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 meets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 offers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100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:: Mr Park will retire at the end of the month, and Mr Lee will assume the …….of the company vice president.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role 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portion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use</w:t>
      </w:r>
    </w:p>
    <w:p w:rsidR="002D168F" w:rsidRDefault="003453CA">
      <w:pPr>
        <w:tabs>
          <w:tab w:val="left" w:pos="64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 example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contextualSpacing/>
        <w:rPr>
          <w:rFonts w:ascii="Times New Roman" w:hAnsi="Times New Roman" w:cs="Times New Roman"/>
          <w:bCs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/>
          <w:sz w:val="26"/>
          <w:szCs w:val="26"/>
          <w:u w:val="single"/>
        </w:rPr>
        <w:t>Task 2 (Grammar)</w:t>
      </w:r>
      <w:r>
        <w:rPr>
          <w:rFonts w:ascii="Times New Roman" w:hAnsi="Times New Roman" w:cs="Times New Roman"/>
          <w:bCs/>
          <w:i/>
          <w:color w:val="000000"/>
          <w:sz w:val="26"/>
          <w:szCs w:val="26"/>
        </w:rPr>
        <w:t>: Choose the best answer to complete the sentences (chọn đáp án đúng nhất để hoàn thành câu) (100 câu)</w:t>
      </w:r>
    </w:p>
    <w:p w:rsidR="002D168F" w:rsidRDefault="003453CA">
      <w:pPr>
        <w:pStyle w:val="ListParagraph"/>
        <w:keepNext/>
        <w:keepLines/>
        <w:tabs>
          <w:tab w:val="left" w:pos="1118"/>
          <w:tab w:val="left" w:pos="1119"/>
          <w:tab w:val="left" w:pos="2557"/>
          <w:tab w:val="left" w:pos="2772"/>
          <w:tab w:val="left" w:pos="4717"/>
          <w:tab w:val="left" w:pos="6877"/>
        </w:tabs>
        <w:spacing w:before="139" w:line="360" w:lineRule="auto"/>
        <w:ind w:left="0" w:right="450"/>
        <w:rPr>
          <w:rFonts w:ascii="Times New Roman" w:eastAsiaTheme="minorHAnsi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lastRenderedPageBreak/>
        <w:t>1. Either</w:t>
      </w:r>
      <w:r>
        <w:rPr>
          <w:rFonts w:ascii="Times New Roman" w:hAnsi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Sam</w:t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Tom will be sent to the new branch in L.A.</w:t>
      </w:r>
      <w:r>
        <w:rPr>
          <w:rFonts w:ascii="Times New Roman" w:hAnsi="Times New Roman"/>
          <w:bCs/>
          <w:spacing w:val="-64"/>
          <w:sz w:val="26"/>
          <w:szCs w:val="26"/>
        </w:rPr>
        <w:t xml:space="preserve"> </w:t>
      </w:r>
    </w:p>
    <w:p w:rsidR="002D168F" w:rsidRDefault="003453CA">
      <w:pPr>
        <w:pStyle w:val="ListParagraph"/>
        <w:keepNext/>
        <w:keepLines/>
        <w:tabs>
          <w:tab w:val="left" w:pos="1118"/>
          <w:tab w:val="left" w:pos="1119"/>
          <w:tab w:val="left" w:pos="2557"/>
          <w:tab w:val="left" w:pos="2772"/>
          <w:tab w:val="left" w:pos="4717"/>
          <w:tab w:val="left" w:pos="6877"/>
        </w:tabs>
        <w:spacing w:before="139" w:line="360" w:lineRule="auto"/>
        <w:ind w:left="0" w:right="45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A.</w:t>
      </w:r>
      <w:r>
        <w:rPr>
          <w:rFonts w:ascii="Times New Roman" w:hAnsi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and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B. or</w:t>
      </w:r>
      <w:r>
        <w:rPr>
          <w:rFonts w:ascii="Times New Roman" w:hAnsi="Times New Roman"/>
          <w:bCs/>
          <w:sz w:val="26"/>
          <w:szCs w:val="26"/>
        </w:rPr>
        <w:tab/>
        <w:t>C.</w:t>
      </w:r>
      <w:r>
        <w:rPr>
          <w:rFonts w:ascii="Times New Roman" w:hAnsi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but</w:t>
      </w:r>
      <w:r>
        <w:rPr>
          <w:rFonts w:ascii="Times New Roman" w:hAnsi="Times New Roman"/>
          <w:bCs/>
          <w:sz w:val="26"/>
          <w:szCs w:val="26"/>
        </w:rPr>
        <w:tab/>
        <w:t>D.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nor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973"/>
        </w:tabs>
        <w:spacing w:before="1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2. 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didn’t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like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his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job,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he quit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three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months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ago.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717"/>
          <w:tab w:val="left" w:pos="6875"/>
        </w:tabs>
        <w:spacing w:before="136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yet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but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so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2556"/>
          <w:tab w:val="left" w:pos="3178"/>
          <w:tab w:val="left" w:pos="4715"/>
          <w:tab w:val="left" w:pos="6876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3. I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don't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know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_________ 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has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enough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money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invest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stock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market.</w:t>
      </w:r>
      <w:r>
        <w:rPr>
          <w:rFonts w:ascii="Times New Roman" w:hAnsi="Times New Roman" w:cs="Times New Roman"/>
          <w:bCs/>
          <w:spacing w:val="-64"/>
          <w:sz w:val="26"/>
          <w:szCs w:val="26"/>
        </w:rPr>
        <w:t xml:space="preserve"> </w:t>
      </w:r>
    </w:p>
    <w:p w:rsidR="002D168F" w:rsidRDefault="003453CA">
      <w:pPr>
        <w:pStyle w:val="ListParagraph"/>
        <w:keepNext/>
        <w:keepLines/>
        <w:tabs>
          <w:tab w:val="left" w:pos="1118"/>
          <w:tab w:val="left" w:pos="1119"/>
          <w:tab w:val="left" w:pos="2556"/>
          <w:tab w:val="left" w:pos="3178"/>
          <w:tab w:val="left" w:pos="4715"/>
          <w:tab w:val="left" w:pos="6876"/>
        </w:tabs>
        <w:spacing w:line="360" w:lineRule="auto"/>
        <w:ind w:left="0" w:right="45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but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B.</w:t>
      </w:r>
      <w:r>
        <w:rPr>
          <w:rFonts w:ascii="Times New Roman" w:hAnsi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and</w:t>
      </w:r>
      <w:r>
        <w:rPr>
          <w:rFonts w:ascii="Times New Roman" w:hAnsi="Times New Roman"/>
          <w:bCs/>
          <w:sz w:val="26"/>
          <w:szCs w:val="26"/>
        </w:rPr>
        <w:tab/>
        <w:t>C.</w:t>
      </w:r>
      <w:r>
        <w:rPr>
          <w:rFonts w:ascii="Times New Roman" w:hAnsi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if</w:t>
      </w:r>
      <w:r>
        <w:rPr>
          <w:rFonts w:ascii="Times New Roman" w:hAnsi="Times New Roman"/>
          <w:bCs/>
          <w:sz w:val="26"/>
          <w:szCs w:val="26"/>
        </w:rPr>
        <w:tab/>
        <w:t>D.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because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78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4. My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dream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start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run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own-business.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715"/>
          <w:tab w:val="left" w:pos="6874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whether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that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so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 but</w:t>
      </w:r>
    </w:p>
    <w:p w:rsidR="002D168F" w:rsidRDefault="003453CA">
      <w:pPr>
        <w:keepNext/>
        <w:keepLines/>
        <w:tabs>
          <w:tab w:val="left" w:pos="668"/>
          <w:tab w:val="left" w:pos="1255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5. _______ you sign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contract,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you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should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read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carefully.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716"/>
          <w:tab w:val="left" w:pos="6874"/>
        </w:tabs>
        <w:spacing w:before="137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Once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After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Unless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Before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4066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6. You will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not get paid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you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are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time.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716"/>
          <w:tab w:val="left" w:pos="6875"/>
        </w:tabs>
        <w:spacing w:before="137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as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as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 when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if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 unless</w:t>
      </w:r>
    </w:p>
    <w:p w:rsidR="002D168F" w:rsidRDefault="003453CA">
      <w:pPr>
        <w:pStyle w:val="ListParagraph"/>
        <w:keepNext/>
        <w:keepLines/>
        <w:tabs>
          <w:tab w:val="left" w:pos="668"/>
          <w:tab w:val="left" w:pos="1521"/>
          <w:tab w:val="left" w:pos="2558"/>
          <w:tab w:val="left" w:pos="3996"/>
          <w:tab w:val="left" w:pos="6156"/>
        </w:tabs>
        <w:spacing w:line="360" w:lineRule="auto"/>
        <w:ind w:left="0" w:right="450"/>
        <w:rPr>
          <w:rFonts w:ascii="Times New Roman" w:hAnsi="Times New Roman"/>
          <w:bCs/>
          <w:spacing w:val="-64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7. ______  they bought a new machine, the sales decreased.</w:t>
      </w:r>
      <w:r>
        <w:rPr>
          <w:rFonts w:ascii="Times New Roman" w:hAnsi="Times New Roman"/>
          <w:bCs/>
          <w:spacing w:val="-64"/>
          <w:sz w:val="26"/>
          <w:szCs w:val="26"/>
        </w:rPr>
        <w:t xml:space="preserve"> </w:t>
      </w:r>
    </w:p>
    <w:p w:rsidR="002D168F" w:rsidRDefault="003453CA">
      <w:pPr>
        <w:pStyle w:val="ListParagraph"/>
        <w:keepNext/>
        <w:keepLines/>
        <w:tabs>
          <w:tab w:val="left" w:pos="668"/>
          <w:tab w:val="left" w:pos="1521"/>
          <w:tab w:val="left" w:pos="2558"/>
          <w:tab w:val="left" w:pos="3996"/>
          <w:tab w:val="left" w:pos="6156"/>
        </w:tabs>
        <w:spacing w:line="360" w:lineRule="auto"/>
        <w:ind w:left="0" w:right="45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Because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B.</w:t>
      </w:r>
      <w:r>
        <w:rPr>
          <w:rFonts w:ascii="Times New Roman" w:hAnsi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Even</w:t>
      </w:r>
      <w:r>
        <w:rPr>
          <w:rFonts w:ascii="Times New Roman" w:hAnsi="Times New Roman"/>
          <w:bCs/>
          <w:sz w:val="26"/>
          <w:szCs w:val="26"/>
        </w:rPr>
        <w:tab/>
        <w:t xml:space="preserve">           C.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Although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 xml:space="preserve">      D.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So</w:t>
      </w:r>
    </w:p>
    <w:p w:rsidR="002D168F" w:rsidRDefault="003453CA">
      <w:pPr>
        <w:keepNext/>
        <w:keepLines/>
        <w:spacing w:line="360" w:lineRule="auto"/>
        <w:ind w:right="450"/>
        <w:rPr>
          <w:rFonts w:ascii="Times New Roman" w:hAnsi="Times New Roman" w:cs="Times New Roman"/>
          <w:bCs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8. I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will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make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copy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proposal _____ that you can take it.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</w:p>
    <w:p w:rsidR="002D168F" w:rsidRDefault="003453CA">
      <w:pPr>
        <w:keepNext/>
        <w:keepLines/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A.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such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B.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so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C. even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D.</w:t>
      </w:r>
      <w:r>
        <w:rPr>
          <w:rFonts w:ascii="Times New Roman" w:hAnsi="Times New Roman" w:cs="Times New Roman"/>
          <w:bCs/>
          <w:spacing w:val="-1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because</w:t>
      </w:r>
    </w:p>
    <w:p w:rsidR="002D168F" w:rsidRDefault="003453CA">
      <w:pPr>
        <w:pStyle w:val="BodyText"/>
        <w:keepNext/>
        <w:keepLines/>
        <w:tabs>
          <w:tab w:val="left" w:leader="hyphen" w:pos="3619"/>
        </w:tabs>
        <w:spacing w:before="137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9.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bought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an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umbrella __________ it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was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raining.</w:t>
      </w:r>
    </w:p>
    <w:p w:rsidR="002D168F" w:rsidRDefault="003453CA">
      <w:pPr>
        <w:pStyle w:val="BodyText"/>
        <w:keepNext/>
        <w:keepLines/>
        <w:tabs>
          <w:tab w:val="left" w:pos="2624"/>
          <w:tab w:val="left" w:pos="4714"/>
          <w:tab w:val="left" w:pos="6872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so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because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also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why</w:t>
      </w:r>
    </w:p>
    <w:p w:rsidR="002D168F" w:rsidRDefault="003453CA">
      <w:pPr>
        <w:keepNext/>
        <w:keepLines/>
        <w:tabs>
          <w:tab w:val="left" w:pos="533"/>
          <w:tab w:val="left" w:leader="hyphen" w:pos="1289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10. ________ you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were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member,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you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could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too.</w:t>
      </w:r>
    </w:p>
    <w:p w:rsidR="002D168F" w:rsidRDefault="003453CA">
      <w:pPr>
        <w:pStyle w:val="BodyText"/>
        <w:keepNext/>
        <w:keepLines/>
        <w:tabs>
          <w:tab w:val="left" w:pos="2558"/>
          <w:tab w:val="left" w:pos="4716"/>
          <w:tab w:val="left" w:pos="6944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That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If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Than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D.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So</w:t>
      </w:r>
    </w:p>
    <w:p w:rsidR="002D168F" w:rsidRDefault="003453CA">
      <w:pPr>
        <w:keepNext/>
        <w:keepLines/>
        <w:tabs>
          <w:tab w:val="left" w:pos="533"/>
          <w:tab w:val="left" w:leader="hyphen" w:pos="1286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11. ______ I</w:t>
      </w:r>
      <w:r>
        <w:rPr>
          <w:rFonts w:ascii="Times New Roman" w:hAnsi="Times New Roman" w:cs="Times New Roman"/>
          <w:bCs/>
          <w:spacing w:val="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was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clean,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took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bath.</w:t>
      </w:r>
    </w:p>
    <w:p w:rsidR="002D168F" w:rsidRDefault="003453CA">
      <w:pPr>
        <w:pStyle w:val="BodyText"/>
        <w:keepNext/>
        <w:keepLines/>
        <w:tabs>
          <w:tab w:val="left" w:pos="2558"/>
          <w:tab w:val="left" w:pos="5050"/>
          <w:tab w:val="left" w:pos="6863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What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As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as           C.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Such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D.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Even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though</w:t>
      </w:r>
    </w:p>
    <w:p w:rsidR="002D168F" w:rsidRDefault="003453CA">
      <w:pPr>
        <w:pStyle w:val="BodyText"/>
        <w:keepNext/>
        <w:keepLines/>
        <w:tabs>
          <w:tab w:val="left" w:leader="hyphen" w:pos="1795"/>
        </w:tabs>
        <w:spacing w:before="137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12.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While ______ my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new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book,</w:t>
      </w:r>
      <w:r>
        <w:rPr>
          <w:rFonts w:ascii="Times New Roman" w:hAnsi="Times New Roman" w:cs="Times New Roman"/>
          <w:bCs/>
          <w:spacing w:val="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learned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something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interesting.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290"/>
          <w:tab w:val="left" w:pos="6873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lastRenderedPageBreak/>
        <w:t>A. to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read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read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C.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to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reading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D.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reading</w:t>
      </w:r>
    </w:p>
    <w:p w:rsidR="002D168F" w:rsidRDefault="003453CA">
      <w:pPr>
        <w:pStyle w:val="BodyText"/>
        <w:keepNext/>
        <w:keepLines/>
        <w:tabs>
          <w:tab w:val="left" w:leader="hyphen" w:pos="1286"/>
        </w:tabs>
        <w:spacing w:before="137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13. ______ he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was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boarding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bus,</w:t>
      </w:r>
      <w:r>
        <w:rPr>
          <w:rFonts w:ascii="Times New Roman" w:hAnsi="Times New Roman" w:cs="Times New Roman"/>
          <w:bCs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he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dropped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his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ticket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in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the</w:t>
      </w:r>
      <w:r>
        <w:rPr>
          <w:rFonts w:ascii="Times New Roman" w:hAnsi="Times New Roman" w:cs="Times New Roman"/>
          <w:bCs/>
          <w:spacing w:val="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gutter.</w:t>
      </w:r>
    </w:p>
    <w:p w:rsidR="002D168F" w:rsidRDefault="003453CA">
      <w:pPr>
        <w:pStyle w:val="BodyText"/>
        <w:keepNext/>
        <w:keepLines/>
        <w:tabs>
          <w:tab w:val="left" w:pos="2622"/>
          <w:tab w:val="left" w:pos="3994"/>
          <w:tab w:val="left" w:pos="6155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 Whether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B.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How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     C.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While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      D.</w:t>
      </w:r>
      <w:r>
        <w:rPr>
          <w:rFonts w:ascii="Times New Roman" w:hAnsi="Times New Roman" w:cs="Times New Roman"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What</w:t>
      </w:r>
    </w:p>
    <w:p w:rsidR="002D168F" w:rsidRDefault="003453CA">
      <w:pPr>
        <w:keepNext/>
        <w:keepLines/>
        <w:tabs>
          <w:tab w:val="left" w:pos="668"/>
          <w:tab w:val="left" w:leader="hyphen" w:pos="3381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14. You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can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either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rent ______ buy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these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skateboards.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4715"/>
          <w:tab w:val="left" w:pos="6874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 and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nor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D. either</w:t>
      </w:r>
    </w:p>
    <w:p w:rsidR="002D168F" w:rsidRDefault="003453CA">
      <w:pPr>
        <w:pStyle w:val="ListParagraph"/>
        <w:keepNext/>
        <w:keepLines/>
        <w:tabs>
          <w:tab w:val="left" w:pos="668"/>
          <w:tab w:val="left" w:leader="hyphen" w:pos="3621"/>
        </w:tabs>
        <w:spacing w:line="360" w:lineRule="auto"/>
        <w:ind w:left="0" w:right="45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15. I</w:t>
      </w:r>
      <w:r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neither registered</w:t>
      </w:r>
      <w:r>
        <w:rPr>
          <w:rFonts w:ascii="Times New Roman" w:hAnsi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for __________ attended</w:t>
      </w:r>
      <w:r>
        <w:rPr>
          <w:rFonts w:ascii="Times New Roman" w:hAnsi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the class.</w:t>
      </w:r>
    </w:p>
    <w:p w:rsidR="002D168F" w:rsidRDefault="003453CA">
      <w:pPr>
        <w:pStyle w:val="BodyText"/>
        <w:keepNext/>
        <w:keepLines/>
        <w:tabs>
          <w:tab w:val="left" w:pos="2623"/>
          <w:tab w:val="left" w:pos="4715"/>
          <w:tab w:val="left" w:pos="6873"/>
        </w:tabs>
        <w:spacing w:before="140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nor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either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D.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neither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4879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16. You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have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pay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deposit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30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days.</w:t>
      </w:r>
    </w:p>
    <w:p w:rsidR="002D168F" w:rsidRDefault="003453CA">
      <w:pPr>
        <w:pStyle w:val="BodyText"/>
        <w:keepNext/>
        <w:keepLines/>
        <w:tabs>
          <w:tab w:val="left" w:pos="1836"/>
          <w:tab w:val="left" w:pos="3997"/>
          <w:tab w:val="left" w:pos="6156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by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      B.</w:t>
      </w:r>
      <w:r>
        <w:rPr>
          <w:rFonts w:ascii="Times New Roman" w:hAnsi="Times New Roman" w:cs="Times New Roman"/>
          <w:bCs/>
          <w:spacing w:val="3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until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      C.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at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            D.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within</w:t>
      </w:r>
    </w:p>
    <w:p w:rsidR="002D168F" w:rsidRDefault="003453CA">
      <w:pPr>
        <w:pStyle w:val="ListParagraph"/>
        <w:keepNext/>
        <w:keepLines/>
        <w:tabs>
          <w:tab w:val="left" w:pos="1118"/>
          <w:tab w:val="left" w:pos="1119"/>
          <w:tab w:val="left" w:pos="1836"/>
          <w:tab w:val="left" w:pos="3998"/>
          <w:tab w:val="left" w:pos="6107"/>
          <w:tab w:val="left" w:pos="6157"/>
        </w:tabs>
        <w:spacing w:line="360" w:lineRule="auto"/>
        <w:ind w:left="0" w:right="450"/>
        <w:rPr>
          <w:rFonts w:ascii="Times New Roman" w:hAnsi="Times New Roman"/>
          <w:bCs/>
          <w:spacing w:val="-64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17. The</w:t>
      </w:r>
      <w:r>
        <w:rPr>
          <w:rFonts w:ascii="Times New Roman" w:hAnsi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annual</w:t>
      </w:r>
      <w:r>
        <w:rPr>
          <w:rFonts w:ascii="Times New Roman" w:hAnsi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sales</w:t>
      </w:r>
      <w:r>
        <w:rPr>
          <w:rFonts w:ascii="Times New Roman" w:hAnsi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meeting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will</w:t>
      </w:r>
      <w:r>
        <w:rPr>
          <w:rFonts w:ascii="Times New Roman" w:hAnsi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be</w:t>
      </w:r>
      <w:r>
        <w:rPr>
          <w:rFonts w:ascii="Times New Roman" w:hAnsi="Times New Roman"/>
          <w:bCs/>
          <w:spacing w:val="3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held</w:t>
      </w:r>
      <w:r>
        <w:rPr>
          <w:rFonts w:ascii="Times New Roman" w:hAnsi="Times New Roman"/>
          <w:bCs/>
          <w:sz w:val="26"/>
          <w:szCs w:val="26"/>
          <w:u w:val="single"/>
        </w:rPr>
        <w:tab/>
      </w:r>
      <w:r>
        <w:rPr>
          <w:rFonts w:ascii="Times New Roman" w:hAnsi="Times New Roman"/>
          <w:bCs/>
          <w:spacing w:val="-1"/>
          <w:sz w:val="26"/>
          <w:szCs w:val="26"/>
        </w:rPr>
        <w:t>noon.</w:t>
      </w:r>
      <w:r>
        <w:rPr>
          <w:rFonts w:ascii="Times New Roman" w:hAnsi="Times New Roman"/>
          <w:bCs/>
          <w:spacing w:val="-64"/>
          <w:sz w:val="26"/>
          <w:szCs w:val="26"/>
        </w:rPr>
        <w:t xml:space="preserve"> </w:t>
      </w:r>
    </w:p>
    <w:p w:rsidR="002D168F" w:rsidRDefault="003453CA">
      <w:pPr>
        <w:pStyle w:val="ListParagraph"/>
        <w:keepNext/>
        <w:keepLines/>
        <w:tabs>
          <w:tab w:val="left" w:pos="1118"/>
          <w:tab w:val="left" w:pos="1119"/>
          <w:tab w:val="left" w:pos="1836"/>
          <w:tab w:val="left" w:pos="3998"/>
          <w:tab w:val="left" w:pos="6107"/>
          <w:tab w:val="left" w:pos="6157"/>
        </w:tabs>
        <w:spacing w:line="360" w:lineRule="auto"/>
        <w:ind w:left="0" w:right="45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. </w:t>
      </w:r>
      <w:r>
        <w:rPr>
          <w:rFonts w:ascii="Times New Roman" w:hAnsi="Times New Roman"/>
          <w:bCs/>
          <w:sz w:val="26"/>
          <w:szCs w:val="26"/>
        </w:rPr>
        <w:t>in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 xml:space="preserve">            B.</w:t>
      </w:r>
      <w:r>
        <w:rPr>
          <w:rFonts w:ascii="Times New Roman" w:hAnsi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at</w:t>
      </w:r>
      <w:r>
        <w:rPr>
          <w:rFonts w:ascii="Times New Roman" w:hAnsi="Times New Roman"/>
          <w:bCs/>
          <w:sz w:val="26"/>
          <w:szCs w:val="26"/>
        </w:rPr>
        <w:tab/>
        <w:t xml:space="preserve">            C.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on</w:t>
      </w:r>
      <w:r>
        <w:rPr>
          <w:rFonts w:ascii="Times New Roman" w:hAnsi="Times New Roman"/>
          <w:bCs/>
          <w:sz w:val="26"/>
          <w:szCs w:val="26"/>
        </w:rPr>
        <w:tab/>
        <w:t xml:space="preserve">      </w:t>
      </w:r>
      <w:r>
        <w:rPr>
          <w:rFonts w:ascii="Times New Roman" w:hAnsi="Times New Roman"/>
          <w:bCs/>
          <w:sz w:val="26"/>
          <w:szCs w:val="26"/>
        </w:rPr>
        <w:tab/>
        <w:t>D.</w:t>
      </w:r>
      <w:r>
        <w:rPr>
          <w:rFonts w:ascii="Times New Roman" w:hAnsi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for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525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18. 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executive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officers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walked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corridor.</w:t>
      </w:r>
    </w:p>
    <w:p w:rsidR="002D168F" w:rsidRDefault="003453CA">
      <w:pPr>
        <w:pStyle w:val="BodyText"/>
        <w:keepNext/>
        <w:keepLines/>
        <w:tabs>
          <w:tab w:val="left" w:pos="2556"/>
          <w:tab w:val="left" w:pos="5435"/>
          <w:tab w:val="left" w:pos="7595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along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among                   C.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within                    D.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over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2988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19. The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train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Philadelphia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will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leave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 five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minutes.</w:t>
      </w:r>
    </w:p>
    <w:p w:rsidR="002D168F" w:rsidRDefault="003453CA">
      <w:pPr>
        <w:pStyle w:val="BodyText"/>
        <w:keepNext/>
        <w:keepLines/>
        <w:tabs>
          <w:tab w:val="left" w:pos="2557"/>
          <w:tab w:val="left" w:pos="5435"/>
          <w:tab w:val="left" w:pos="7596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A.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over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B.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for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bCs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between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ab/>
        <w:t xml:space="preserve"> D.</w:t>
      </w:r>
      <w: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along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720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20. We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were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surprised ______ 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news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report.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A. in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           B. for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C. at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D. as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21. She is a very ________person. Everyone loves her ideas.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A. creative                B. created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C. creativity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D. creating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22. Ten countries, ______ England, joined the organization.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A. included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B. including      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C.  include                 D. includes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23. _____the bad situation, he successfully finished the job.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A. Because     </w:t>
      </w:r>
      <w:r>
        <w:rPr>
          <w:rFonts w:ascii="Times New Roman" w:hAnsi="Times New Roman" w:cs="Times New Roman"/>
          <w:bCs/>
          <w:sz w:val="26"/>
          <w:szCs w:val="26"/>
        </w:rPr>
        <w:tab/>
        <w:t>B. In spite of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C. Although</w:t>
      </w:r>
      <w:r>
        <w:rPr>
          <w:rFonts w:ascii="Times New Roman" w:hAnsi="Times New Roman" w:cs="Times New Roman"/>
          <w:bCs/>
          <w:sz w:val="26"/>
          <w:szCs w:val="26"/>
        </w:rPr>
        <w:tab/>
        <w:t>D. Despite of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4587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lastRenderedPageBreak/>
        <w:t>24. If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you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have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any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problems</w:t>
      </w:r>
      <w:r>
        <w:rPr>
          <w:rFonts w:ascii="Times New Roman" w:eastAsia="Arial MT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>the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service,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just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let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me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know.</w:t>
      </w:r>
    </w:p>
    <w:p w:rsidR="002D168F" w:rsidRDefault="003453CA">
      <w:pPr>
        <w:keepNext/>
        <w:keepLines/>
        <w:widowControl w:val="0"/>
        <w:tabs>
          <w:tab w:val="left" w:pos="1117"/>
          <w:tab w:val="left" w:pos="4715"/>
          <w:tab w:val="left" w:pos="5434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regardless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regard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4715"/>
          <w:tab w:val="left" w:pos="5435"/>
        </w:tabs>
        <w:autoSpaceDE w:val="0"/>
        <w:autoSpaceDN w:val="0"/>
        <w:spacing w:before="71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 xml:space="preserve"> C.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regarding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regarded</w:t>
      </w:r>
    </w:p>
    <w:p w:rsidR="002D168F" w:rsidRDefault="003453CA">
      <w:pPr>
        <w:keepNext/>
        <w:keepLines/>
        <w:tabs>
          <w:tab w:val="left" w:pos="718"/>
          <w:tab w:val="left" w:pos="2338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25. Thank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you _________ your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inquiry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about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our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products.</w:t>
      </w:r>
    </w:p>
    <w:p w:rsidR="002D168F" w:rsidRDefault="003453CA">
      <w:pPr>
        <w:keepNext/>
        <w:keepLines/>
        <w:widowControl w:val="0"/>
        <w:tabs>
          <w:tab w:val="left" w:pos="3276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                         B.</w:t>
      </w:r>
      <w:r>
        <w:rPr>
          <w:rFonts w:ascii="Times New Roman" w:eastAsia="Arial MT" w:hAnsi="Times New Roman" w:cs="Times New Roman"/>
          <w:bCs/>
          <w:spacing w:val="65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Of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for</w:t>
      </w:r>
    </w:p>
    <w:p w:rsidR="002D168F" w:rsidRDefault="003453CA">
      <w:pPr>
        <w:keepNext/>
        <w:keepLines/>
        <w:tabs>
          <w:tab w:val="left" w:pos="668"/>
          <w:tab w:val="left" w:pos="1388"/>
        </w:tabs>
        <w:spacing w:before="272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w w:val="99"/>
          <w:sz w:val="26"/>
          <w:szCs w:val="26"/>
        </w:rPr>
        <w:t xml:space="preserve">26.  </w:t>
      </w:r>
      <w:r>
        <w:rPr>
          <w:rFonts w:ascii="Times New Roman" w:hAnsi="Times New Roman" w:cs="Times New Roman"/>
          <w:bCs/>
          <w:sz w:val="26"/>
          <w:szCs w:val="26"/>
        </w:rPr>
        <w:t>________ 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has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lot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experience,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he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was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able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get 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job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easily.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5"/>
          <w:tab w:val="left" w:pos="4715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Even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though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Because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Due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In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spite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of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5652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27. The team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members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had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 discussion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advertisement.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6"/>
          <w:tab w:val="left" w:pos="4716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to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with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about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 from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4507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28. You can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get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full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refund</w:t>
      </w:r>
      <w:r>
        <w:rPr>
          <w:rFonts w:ascii="Times New Roman" w:eastAsia="Arial MT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>30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days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of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purchase.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8"/>
          <w:tab w:val="left" w:pos="4717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to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within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for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as</w:t>
      </w:r>
    </w:p>
    <w:p w:rsidR="002D168F" w:rsidRDefault="003453CA">
      <w:pPr>
        <w:keepNext/>
        <w:keepLines/>
        <w:tabs>
          <w:tab w:val="left" w:pos="799"/>
          <w:tab w:val="left" w:pos="4493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29. 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applicants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have to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wait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next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week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for 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results.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7"/>
          <w:tab w:val="left" w:pos="4715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until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by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despite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 at</w:t>
      </w:r>
    </w:p>
    <w:p w:rsidR="002D168F" w:rsidRDefault="003453CA">
      <w:pPr>
        <w:keepNext/>
        <w:keepLines/>
        <w:tabs>
          <w:tab w:val="left" w:pos="1116"/>
          <w:tab w:val="left" w:pos="1118"/>
          <w:tab w:val="left" w:pos="1841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w w:val="99"/>
          <w:sz w:val="26"/>
          <w:szCs w:val="26"/>
        </w:rPr>
        <w:t xml:space="preserve">30. _________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machine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is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extremely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expensive,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our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company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can’t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afford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it.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6"/>
          <w:tab w:val="left" w:pos="4715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Because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of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Since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Owing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D. Also</w:t>
      </w:r>
    </w:p>
    <w:p w:rsidR="002D168F" w:rsidRDefault="003453CA">
      <w:pPr>
        <w:keepNext/>
        <w:keepLines/>
        <w:tabs>
          <w:tab w:val="left" w:pos="1116"/>
          <w:tab w:val="left" w:pos="1118"/>
          <w:tab w:val="left" w:pos="6948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31. 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editing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must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be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completed by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next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Monday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latest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7"/>
          <w:tab w:val="left" w:pos="4716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on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of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in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D. at</w:t>
      </w:r>
    </w:p>
    <w:p w:rsidR="002D168F" w:rsidRDefault="003453CA">
      <w:pPr>
        <w:keepNext/>
        <w:keepLines/>
        <w:tabs>
          <w:tab w:val="left" w:pos="801"/>
          <w:tab w:val="left" w:pos="5318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32. Please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explain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current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situation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detail.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6"/>
          <w:tab w:val="left" w:pos="4715"/>
        </w:tabs>
        <w:autoSpaceDE w:val="0"/>
        <w:autoSpaceDN w:val="0"/>
        <w:spacing w:before="71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in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for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on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 of</w:t>
      </w:r>
    </w:p>
    <w:p w:rsidR="002D168F" w:rsidRDefault="003453CA">
      <w:pPr>
        <w:keepNext/>
        <w:keepLines/>
        <w:widowControl w:val="0"/>
        <w:tabs>
          <w:tab w:val="left" w:pos="5001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33.  You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should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prepare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the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contract</w:t>
      </w:r>
      <w:r>
        <w:rPr>
          <w:rFonts w:ascii="Times New Roman" w:eastAsia="Arial MT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>duplicate.</w:t>
      </w:r>
    </w:p>
    <w:p w:rsidR="002D168F" w:rsidRDefault="003453CA">
      <w:pPr>
        <w:keepNext/>
        <w:keepLines/>
        <w:widowControl w:val="0"/>
        <w:tabs>
          <w:tab w:val="left" w:pos="1118"/>
          <w:tab w:val="left" w:pos="3997"/>
          <w:tab w:val="left" w:pos="4716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with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on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in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 for</w:t>
      </w:r>
    </w:p>
    <w:p w:rsidR="002D168F" w:rsidRDefault="003453CA">
      <w:pPr>
        <w:keepNext/>
        <w:keepLines/>
        <w:tabs>
          <w:tab w:val="left" w:pos="668"/>
          <w:tab w:val="left" w:pos="1837"/>
          <w:tab w:val="left" w:pos="3996"/>
          <w:tab w:val="left" w:pos="5436"/>
          <w:tab w:val="left" w:pos="6090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34. Going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on 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business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trip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three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times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month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too frequent.</w:t>
      </w:r>
    </w:p>
    <w:p w:rsidR="002D168F" w:rsidRDefault="003453CA">
      <w:pPr>
        <w:keepNext/>
        <w:keepLines/>
        <w:widowControl w:val="0"/>
        <w:tabs>
          <w:tab w:val="left" w:pos="668"/>
          <w:tab w:val="left" w:pos="1837"/>
          <w:tab w:val="left" w:pos="3996"/>
          <w:tab w:val="left" w:pos="5436"/>
          <w:tab w:val="left" w:pos="6090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pacing w:val="-6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were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 be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</w:p>
    <w:p w:rsidR="002D168F" w:rsidRDefault="003453CA">
      <w:pPr>
        <w:keepNext/>
        <w:keepLines/>
        <w:tabs>
          <w:tab w:val="left" w:pos="665"/>
          <w:tab w:val="left" w:pos="3759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35. 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displayed furniture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not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for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sale.</w:t>
      </w:r>
    </w:p>
    <w:p w:rsidR="002D168F" w:rsidRDefault="003453CA">
      <w:pPr>
        <w:keepNext/>
        <w:keepLines/>
        <w:widowControl w:val="0"/>
        <w:tabs>
          <w:tab w:val="left" w:pos="1838"/>
          <w:tab w:val="left" w:pos="3996"/>
          <w:tab w:val="left" w:pos="5436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have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 has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5186"/>
        </w:tabs>
        <w:spacing w:before="139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36. 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said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that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competent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managers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pacing w:val="46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their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employees.</w:t>
      </w:r>
    </w:p>
    <w:p w:rsidR="002D168F" w:rsidRDefault="003453CA">
      <w:pPr>
        <w:keepNext/>
        <w:keepLines/>
        <w:widowControl w:val="0"/>
        <w:tabs>
          <w:tab w:val="left" w:pos="2556"/>
          <w:tab w:val="left" w:pos="4716"/>
          <w:tab w:val="left" w:pos="6874"/>
        </w:tabs>
        <w:autoSpaceDE w:val="0"/>
        <w:autoSpaceDN w:val="0"/>
        <w:spacing w:before="137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helping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          B. help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C.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</w:t>
      </w:r>
      <w:r>
        <w:rPr>
          <w:rFonts w:ascii="Times New Roman" w:eastAsia="Arial MT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help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helps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4933"/>
        </w:tabs>
        <w:spacing w:before="140"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37. The CEO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announced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that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sales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for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three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years.</w:t>
      </w:r>
    </w:p>
    <w:p w:rsidR="002D168F" w:rsidRDefault="003453CA">
      <w:pPr>
        <w:keepNext/>
        <w:keepLines/>
        <w:widowControl w:val="0"/>
        <w:tabs>
          <w:tab w:val="left" w:pos="2558"/>
          <w:tab w:val="left" w:pos="4717"/>
          <w:tab w:val="left" w:pos="6874"/>
        </w:tabs>
        <w:autoSpaceDE w:val="0"/>
        <w:autoSpaceDN w:val="0"/>
        <w:spacing w:before="136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falls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fall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. </w:t>
      </w:r>
      <w:r>
        <w:rPr>
          <w:rFonts w:ascii="Times New Roman" w:eastAsia="Arial MT" w:hAnsi="Times New Roman" w:cs="Times New Roman"/>
          <w:bCs/>
          <w:sz w:val="26"/>
          <w:szCs w:val="26"/>
        </w:rPr>
        <w:t>had fallen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 have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fallen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3292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38. The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article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that the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population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world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is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increasing.</w:t>
      </w:r>
    </w:p>
    <w:p w:rsidR="002D168F" w:rsidRDefault="003453CA">
      <w:pPr>
        <w:keepNext/>
        <w:keepLines/>
        <w:widowControl w:val="0"/>
        <w:tabs>
          <w:tab w:val="left" w:pos="1117"/>
          <w:tab w:val="left" w:pos="2556"/>
          <w:tab w:val="left" w:pos="3276"/>
          <w:tab w:val="left" w:pos="5436"/>
          <w:tab w:val="left" w:pos="6154"/>
          <w:tab w:val="left" w:pos="7595"/>
          <w:tab w:val="left" w:pos="831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saying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says                       C. say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D. is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said</w:t>
      </w:r>
    </w:p>
    <w:p w:rsidR="002D168F" w:rsidRDefault="003453CA">
      <w:pPr>
        <w:keepNext/>
        <w:keepLines/>
        <w:tabs>
          <w:tab w:val="left" w:pos="1118"/>
          <w:tab w:val="left" w:pos="1119"/>
          <w:tab w:val="left" w:pos="4481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39. Both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 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applicants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scheduled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for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an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interview</w:t>
      </w:r>
      <w:r>
        <w:rPr>
          <w:rFonts w:ascii="Times New Roman" w:hAnsi="Times New Roman" w:cs="Times New Roman"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today.</w:t>
      </w:r>
    </w:p>
    <w:p w:rsidR="002D168F" w:rsidRDefault="003453CA">
      <w:pPr>
        <w:keepNext/>
        <w:keepLines/>
        <w:widowControl w:val="0"/>
        <w:tabs>
          <w:tab w:val="left" w:pos="1117"/>
          <w:tab w:val="left" w:pos="2556"/>
          <w:tab w:val="left" w:pos="3275"/>
          <w:tab w:val="left" w:pos="5434"/>
          <w:tab w:val="left" w:pos="6154"/>
          <w:tab w:val="left" w:pos="7595"/>
          <w:tab w:val="left" w:pos="831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are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being                     C. 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           D. was</w:t>
      </w:r>
    </w:p>
    <w:p w:rsidR="002D168F" w:rsidRDefault="003453CA">
      <w:pPr>
        <w:keepNext/>
        <w:keepLines/>
        <w:tabs>
          <w:tab w:val="left" w:pos="665"/>
          <w:tab w:val="left" w:pos="5597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40. The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president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and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 vice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president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conference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room.</w:t>
      </w:r>
    </w:p>
    <w:p w:rsidR="002D168F" w:rsidRDefault="003453CA">
      <w:pPr>
        <w:keepNext/>
        <w:keepLines/>
        <w:widowControl w:val="0"/>
        <w:tabs>
          <w:tab w:val="left" w:pos="1117"/>
          <w:tab w:val="left" w:pos="2556"/>
          <w:tab w:val="left" w:pos="3275"/>
          <w:tab w:val="left" w:pos="5434"/>
          <w:tab w:val="left" w:pos="6154"/>
          <w:tab w:val="left" w:pos="7595"/>
          <w:tab w:val="left" w:pos="831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 are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being              C. 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D. was</w:t>
      </w:r>
    </w:p>
    <w:p w:rsidR="002D168F" w:rsidRDefault="003453CA">
      <w:pPr>
        <w:keepNext/>
        <w:keepLines/>
        <w:tabs>
          <w:tab w:val="left" w:pos="668"/>
          <w:tab w:val="left" w:pos="3053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41. Every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country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interested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global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trade issue.</w:t>
      </w:r>
    </w:p>
    <w:p w:rsidR="002D168F" w:rsidRDefault="003453CA">
      <w:pPr>
        <w:keepNext/>
        <w:keepLines/>
        <w:widowControl w:val="0"/>
        <w:tabs>
          <w:tab w:val="left" w:pos="2556"/>
          <w:tab w:val="left" w:pos="5434"/>
          <w:tab w:val="left" w:pos="7595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have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                        C.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           D.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has</w:t>
      </w:r>
    </w:p>
    <w:p w:rsidR="002D168F" w:rsidRDefault="003453CA">
      <w:pPr>
        <w:keepNext/>
        <w:keepLines/>
        <w:tabs>
          <w:tab w:val="left" w:pos="665"/>
          <w:tab w:val="left" w:pos="5467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42. 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number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online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shopping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malls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increasing.</w:t>
      </w:r>
    </w:p>
    <w:p w:rsidR="002D168F" w:rsidRDefault="003453CA">
      <w:pPr>
        <w:keepNext/>
        <w:keepLines/>
        <w:widowControl w:val="0"/>
        <w:tabs>
          <w:tab w:val="left" w:pos="2557"/>
          <w:tab w:val="left" w:pos="5435"/>
          <w:tab w:val="left" w:pos="759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                        C.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</w:t>
      </w:r>
      <w:r>
        <w:rPr>
          <w:rFonts w:ascii="Times New Roman" w:eastAsia="Arial MT" w:hAnsi="Times New Roman" w:cs="Times New Roman"/>
          <w:bCs/>
          <w:spacing w:val="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be                     D.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being</w:t>
      </w:r>
    </w:p>
    <w:p w:rsidR="002D168F" w:rsidRDefault="003453CA">
      <w:pPr>
        <w:keepNext/>
        <w:keepLines/>
        <w:tabs>
          <w:tab w:val="left" w:pos="668"/>
          <w:tab w:val="left" w:pos="3936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43. Some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 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luggage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stolen at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airport.</w:t>
      </w:r>
    </w:p>
    <w:p w:rsidR="002D168F" w:rsidRDefault="003453CA">
      <w:pPr>
        <w:keepNext/>
        <w:keepLines/>
        <w:widowControl w:val="0"/>
        <w:tabs>
          <w:tab w:val="left" w:pos="2557"/>
          <w:tab w:val="left" w:pos="5435"/>
          <w:tab w:val="left" w:pos="7593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                         C.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was                      D.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were</w:t>
      </w:r>
    </w:p>
    <w:p w:rsidR="002D168F" w:rsidRDefault="003453CA">
      <w:pPr>
        <w:keepNext/>
        <w:keepLines/>
        <w:tabs>
          <w:tab w:val="left" w:pos="665"/>
          <w:tab w:val="left" w:pos="389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44. 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good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news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that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will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get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pay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raise.</w:t>
      </w:r>
    </w:p>
    <w:p w:rsidR="002D168F" w:rsidRDefault="003453CA">
      <w:pPr>
        <w:keepNext/>
        <w:keepLines/>
        <w:widowControl w:val="0"/>
        <w:tabs>
          <w:tab w:val="left" w:pos="2556"/>
          <w:tab w:val="left" w:pos="5435"/>
          <w:tab w:val="left" w:pos="7593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have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were                      C.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 xml:space="preserve">                       D.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</w:p>
    <w:p w:rsidR="002D168F" w:rsidRDefault="003453CA">
      <w:pPr>
        <w:keepNext/>
        <w:keepLines/>
        <w:tabs>
          <w:tab w:val="left" w:pos="668"/>
          <w:tab w:val="left" w:pos="4333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45. Most</w:t>
      </w:r>
      <w:r>
        <w:rPr>
          <w:rFonts w:ascii="Times New Roman" w:hAnsi="Times New Roman" w:cs="Times New Roman"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 interviewees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very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punctual.</w:t>
      </w:r>
    </w:p>
    <w:p w:rsidR="002D168F" w:rsidRDefault="003453CA">
      <w:pPr>
        <w:keepNext/>
        <w:keepLines/>
        <w:widowControl w:val="0"/>
        <w:tabs>
          <w:tab w:val="left" w:pos="2623"/>
          <w:tab w:val="left" w:pos="5435"/>
          <w:tab w:val="left" w:pos="7595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are                       C.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 be                     D.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being</w:t>
      </w:r>
    </w:p>
    <w:p w:rsidR="002D168F" w:rsidRDefault="003453CA">
      <w:pPr>
        <w:keepNext/>
        <w:keepLines/>
        <w:tabs>
          <w:tab w:val="left" w:pos="665"/>
          <w:tab w:val="left" w:pos="3680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46. The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sales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meeting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place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 auditorium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every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two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months.</w:t>
      </w:r>
    </w:p>
    <w:p w:rsidR="002D168F" w:rsidRDefault="003453CA">
      <w:pPr>
        <w:keepNext/>
        <w:keepLines/>
        <w:widowControl w:val="0"/>
        <w:tabs>
          <w:tab w:val="left" w:pos="2557"/>
          <w:tab w:val="left" w:pos="5435"/>
          <w:tab w:val="left" w:pos="7592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taking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taken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take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takes</w:t>
      </w:r>
    </w:p>
    <w:p w:rsidR="002D168F" w:rsidRDefault="003453CA">
      <w:pPr>
        <w:keepNext/>
        <w:keepLines/>
        <w:tabs>
          <w:tab w:val="left" w:pos="799"/>
          <w:tab w:val="left" w:pos="7439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47. Tim Scott,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founder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and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CEO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of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company,</w:t>
      </w:r>
      <w:r>
        <w:rPr>
          <w:rFonts w:ascii="Times New Roman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2000.</w:t>
      </w:r>
    </w:p>
    <w:p w:rsidR="002D168F" w:rsidRDefault="003453CA">
      <w:pPr>
        <w:keepNext/>
        <w:keepLines/>
        <w:widowControl w:val="0"/>
        <w:tabs>
          <w:tab w:val="left" w:pos="2556"/>
          <w:tab w:val="left" w:pos="5435"/>
          <w:tab w:val="left" w:pos="759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died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die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dying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is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died</w:t>
      </w:r>
    </w:p>
    <w:p w:rsidR="002D168F" w:rsidRDefault="003453CA">
      <w:pPr>
        <w:keepNext/>
        <w:keepLines/>
        <w:tabs>
          <w:tab w:val="left" w:pos="801"/>
          <w:tab w:val="left" w:pos="7104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48. Fortunately, neither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driver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nor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passengers</w:t>
      </w:r>
      <w:r>
        <w:rPr>
          <w:rFonts w:ascii="Times New Roman" w:hAnsi="Times New Roman" w:cs="Times New Roman"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injured.</w:t>
      </w:r>
    </w:p>
    <w:p w:rsidR="002D168F" w:rsidRDefault="003453CA">
      <w:pPr>
        <w:keepNext/>
        <w:keepLines/>
        <w:widowControl w:val="0"/>
        <w:tabs>
          <w:tab w:val="left" w:pos="2556"/>
          <w:tab w:val="left" w:pos="5435"/>
          <w:tab w:val="left" w:pos="759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had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 has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 was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were</w:t>
      </w:r>
    </w:p>
    <w:p w:rsidR="002D168F" w:rsidRDefault="003453CA">
      <w:pPr>
        <w:keepNext/>
        <w:keepLines/>
        <w:tabs>
          <w:tab w:val="left" w:pos="799"/>
          <w:tab w:val="left" w:pos="4735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49. The prime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minister</w:t>
      </w:r>
      <w:r>
        <w:rPr>
          <w:rFonts w:ascii="Times New Roman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was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a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bribe scandal.</w:t>
      </w:r>
    </w:p>
    <w:p w:rsidR="002D168F" w:rsidRDefault="003453CA">
      <w:pPr>
        <w:keepNext/>
        <w:keepLines/>
        <w:widowControl w:val="0"/>
        <w:tabs>
          <w:tab w:val="left" w:pos="2555"/>
          <w:tab w:val="left" w:pos="5435"/>
          <w:tab w:val="left" w:pos="7594"/>
        </w:tabs>
        <w:autoSpaceDE w:val="0"/>
        <w:autoSpaceDN w:val="0"/>
        <w:spacing w:before="139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involve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involved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</w:t>
      </w:r>
      <w:r>
        <w:rPr>
          <w:rFonts w:ascii="Times New Roman" w:eastAsia="Arial MT" w:hAnsi="Times New Roman" w:cs="Times New Roman"/>
          <w:bCs/>
          <w:spacing w:val="-4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be involved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be involving</w:t>
      </w:r>
    </w:p>
    <w:p w:rsidR="002D168F" w:rsidRDefault="003453CA">
      <w:pPr>
        <w:keepNext/>
        <w:keepLines/>
        <w:tabs>
          <w:tab w:val="left" w:pos="799"/>
          <w:tab w:val="left" w:pos="5437"/>
        </w:tabs>
        <w:spacing w:line="360" w:lineRule="auto"/>
        <w:ind w:right="45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50. This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cellular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phone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superior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the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competitors</w:t>
      </w:r>
      <w:r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in</w:t>
      </w:r>
      <w:r>
        <w:rPr>
          <w:rFonts w:ascii="Times New Roman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quality.</w:t>
      </w:r>
    </w:p>
    <w:p w:rsidR="002D168F" w:rsidRDefault="003453CA">
      <w:pPr>
        <w:keepNext/>
        <w:keepLines/>
        <w:widowControl w:val="0"/>
        <w:tabs>
          <w:tab w:val="left" w:pos="2558"/>
          <w:tab w:val="left" w:pos="5435"/>
          <w:tab w:val="left" w:pos="7595"/>
        </w:tabs>
        <w:autoSpaceDE w:val="0"/>
        <w:autoSpaceDN w:val="0"/>
        <w:spacing w:before="140" w:after="0" w:line="360" w:lineRule="auto"/>
        <w:ind w:right="450"/>
        <w:rPr>
          <w:rFonts w:ascii="Times New Roman" w:eastAsia="Arial MT" w:hAnsi="Times New Roman" w:cs="Times New Roman"/>
          <w:bCs/>
          <w:sz w:val="26"/>
          <w:szCs w:val="26"/>
        </w:rPr>
      </w:pPr>
      <w:r>
        <w:rPr>
          <w:rFonts w:ascii="Times New Roman" w:eastAsia="Arial MT" w:hAnsi="Times New Roman" w:cs="Times New Roman"/>
          <w:bCs/>
          <w:sz w:val="26"/>
          <w:szCs w:val="26"/>
        </w:rPr>
        <w:t>A.</w:t>
      </w:r>
      <w:r>
        <w:rPr>
          <w:rFonts w:ascii="Times New Roman" w:eastAsia="Arial MT" w:hAnsi="Times New Roman" w:cs="Times New Roman"/>
          <w:bCs/>
          <w:spacing w:val="-1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for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B.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to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C.</w:t>
      </w:r>
      <w:r>
        <w:rPr>
          <w:rFonts w:ascii="Times New Roman" w:eastAsia="Arial MT" w:hAnsi="Times New Roman" w:cs="Times New Roman"/>
          <w:bCs/>
          <w:spacing w:val="-3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on</w:t>
      </w:r>
      <w:r>
        <w:rPr>
          <w:rFonts w:ascii="Times New Roman" w:eastAsia="Arial MT" w:hAnsi="Times New Roman" w:cs="Times New Roman"/>
          <w:bCs/>
          <w:sz w:val="26"/>
          <w:szCs w:val="26"/>
        </w:rPr>
        <w:tab/>
        <w:t>D.</w:t>
      </w:r>
      <w:r>
        <w:rPr>
          <w:rFonts w:ascii="Times New Roman" w:eastAsia="Arial MT" w:hAnsi="Times New Roman" w:cs="Times New Roman"/>
          <w:bCs/>
          <w:spacing w:val="-2"/>
          <w:sz w:val="26"/>
          <w:szCs w:val="26"/>
        </w:rPr>
        <w:t xml:space="preserve"> </w:t>
      </w:r>
      <w:r>
        <w:rPr>
          <w:rFonts w:ascii="Times New Roman" w:eastAsia="Arial MT" w:hAnsi="Times New Roman" w:cs="Times New Roman"/>
          <w:bCs/>
          <w:sz w:val="26"/>
          <w:szCs w:val="26"/>
        </w:rPr>
        <w:t>than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::CH51::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man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….………..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the marketing manager.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is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he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very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it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::CH52::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Your sales report is very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….………..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them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meeting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interest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interesting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::CH53::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new employee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…………….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near the office.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he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him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living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lives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::CH54::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strategy meeting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in an hour.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in the room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starts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::CH55::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Mr. Kim’s suggestion about the problem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practical.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seemed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very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useful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::CH56::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relocation of the office wasn’t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at first.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easily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easy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seemed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became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::CH57::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TeleCom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cellular phones at low prices.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its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us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selling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sells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::CH58::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He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the company profitable.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looked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was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seemed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made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::CH59::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employee in the Accounting Department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the job impossible.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found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seemed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worked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became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::CH60::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is the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hotel available in this district.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good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best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good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better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::CH61::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Which is the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month of the year in your country?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most hot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many more hotter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much hot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hottest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::CH62::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Yesterday’s game was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in this series.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more exciting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most excited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most exciting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excited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::CH63::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longer you practice,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accurately you will be able to type.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most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more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more 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::CH64::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She tried to express her feelings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………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she could.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honest than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as honestly as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as honest as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honestly</w:t>
      </w:r>
    </w:p>
    <w:p w:rsidR="002D168F" w:rsidRDefault="003453CA">
      <w:pPr>
        <w:spacing w:line="288" w:lineRule="auto"/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 xml:space="preserve">::CH65::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Of the three runners, she is by far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a runner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fastest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very slow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very fast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::CH66::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Jerry had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difficulty of all the students in figuring out the problem.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 lot of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some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fewest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least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::CH67::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box is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as that one.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boxier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filled with toys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twice as large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a square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::CH68::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is much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than expected.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well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good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better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best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::CH69::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lake is much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than the one near my house.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deep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deeper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deeply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deepness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::CH70::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Her granddaughter is as tall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 high school student.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as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than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for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of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:CH71::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purpose of the meeting is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the issue.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discussion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discuss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discuss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discussed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::CH72::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Mr. Kim worked hard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 promotion.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getting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get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    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got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get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::CH73::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place is quiet enough for the staff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on the project.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work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work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works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worked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::CH74::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This year's sales target was too high for us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{           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achieve 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       </w:t>
      </w:r>
    </w:p>
    <w:p w:rsidR="002D168F" w:rsidRDefault="00E95D00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achieve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achieving </w:t>
      </w:r>
    </w:p>
    <w:p w:rsidR="002D168F" w:rsidRDefault="003453CA">
      <w:pPr>
        <w:tabs>
          <w:tab w:val="left" w:pos="2907"/>
          <w:tab w:val="left" w:pos="57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be achieved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::CH75::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We are eager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you and to talk about the issue.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meet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meeting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meet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met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::CH76::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Her job is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phone calls from customers.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answered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answer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answering 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answering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::CH77::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They postponed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 new branch in San Diego.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opening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open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open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opened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::CH78::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team is busy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a new software program.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develop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develop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developing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development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::CH79::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We would like to thank you for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………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 our annual conference.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participate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participating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participated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participate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 xml:space="preserve">::CH80::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Mr. Carter has had difficulty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experienced research specialists since last month.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find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find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found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finding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::CH81::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We are looking for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workers.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experience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experiences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  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experiencing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experienced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::CH82:: 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from the USA, some books were seriously damaged.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Delivery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Delivered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Deliver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Being delivering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::CH83::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Before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………..….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on vacation, you should report it to the manager.</w:t>
      </w:r>
    </w:p>
    <w:p w:rsidR="002D168F" w:rsidRDefault="003453CA">
      <w:pPr>
        <w:ind w:right="-445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going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go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gone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went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::CH84::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She was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surprise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surprise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surprised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surprisingly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::CH85:: 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from a distance, the painting appeared quite realistic.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Seen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Saw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Seeing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See it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::CH86::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There’s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news.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exciting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excite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excitement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excited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::CH87::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Anyone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in working abroad should talk to a supervisor.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interest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interests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interested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interesting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::CH88::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They saw a group of people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………………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mayor’s office.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entering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entered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enter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entrance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::CH89:: 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big bonuses last week, all the employees seemed pleased.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Giving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Give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Given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give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::CH90::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Mr. Kim’s suggestion was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 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, and some concepts were difficult to understand.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confusing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confuses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confuse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confused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::CH91::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 don’t think many people will have a chance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for the job.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for applying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applying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apply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applying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::CH92::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All the employees were asked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the meeting on Saturday.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attend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attended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attend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attending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::CH93::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mummy is the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….……………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object in the museum.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most interesting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interesting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boring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interesting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::CH94::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Misung swims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………..…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than Mia, but Mia can swim farther.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fast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fastest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faster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too fast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::CH95::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Brian is a lot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than George.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taller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tall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more taller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the taller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::CH96::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Many employees in the office are interested in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medical checkups.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get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get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getting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gotten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::CH97::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newly hired secretary is good at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organizing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organize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organize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organization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::CH98:: ………………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in Spanish, the report is hard to understand.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Write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Writing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Written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write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2D168F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::CH99::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Please post the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information on the bulletin board.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 xml:space="preserve">{ </w:t>
      </w:r>
    </w:p>
    <w:p w:rsidR="002D168F" w:rsidRDefault="00E95D00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requested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request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requesting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>to request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::CH100::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The participants at the book fair seemed quite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…………….…..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 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satisfaction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 w:rsidR="003453CA"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satisfied </w:t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satisfying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CIDFont" w:hAnsi="Times New Roman" w:cs="Times New Roman"/>
          <w:bCs/>
          <w:color w:val="000000"/>
          <w:sz w:val="26"/>
          <w:szCs w:val="26"/>
          <w:lang w:eastAsia="zh-CN" w:bidi="ar"/>
        </w:rPr>
        <w:t xml:space="preserve">satisfy </w:t>
      </w:r>
    </w:p>
    <w:p w:rsidR="002D168F" w:rsidRDefault="003453CA">
      <w:pP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  <w:lang w:val="nb-NO"/>
        </w:rPr>
        <w:t>}</w:t>
      </w:r>
    </w:p>
    <w:p w:rsidR="002D168F" w:rsidRDefault="003453CA">
      <w:pPr>
        <w:contextualSpacing/>
        <w:rPr>
          <w:rFonts w:ascii="Times New Roman" w:hAnsi="Times New Roman" w:cs="Times New Roman"/>
          <w:bCs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Task 6: Listen to the questions and three responses. Choose the most suitable response (50 câu).</w:t>
      </w:r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QUESTION WITH WHO (2-1-12)</w:t>
      </w: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>Link file nghe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 xml:space="preserve">: </w:t>
      </w:r>
      <w:hyperlink r:id="rId8" w:history="1">
        <w:r>
          <w:rPr>
            <w:rStyle w:val="Hyperlink"/>
            <w:rFonts w:ascii="Times New Roman" w:hAnsi="Times New Roman" w:cs="Times New Roman"/>
            <w:b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 w:rsidSect="00C14744">
          <w:footerReference w:type="default" r:id="rId9"/>
          <w:pgSz w:w="12240" w:h="15840"/>
          <w:pgMar w:top="1440" w:right="1440" w:bottom="1440" w:left="1440" w:header="720" w:footer="624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2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3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4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5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 xml:space="preserve">Link file nghe: </w:t>
      </w:r>
      <w:hyperlink r:id="rId10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6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7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8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9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10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A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QUESTION WITH WHERE 2-2-12</w:t>
      </w:r>
    </w:p>
    <w:p w:rsidR="002D168F" w:rsidRDefault="003453CA">
      <w:pPr>
        <w:contextualSpacing/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 xml:space="preserve">Link file nghe: </w:t>
      </w:r>
      <w:hyperlink r:id="rId11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2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3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4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5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lastRenderedPageBreak/>
        <w:t xml:space="preserve">Link file nghe: </w:t>
      </w:r>
      <w:hyperlink r:id="rId12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6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7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8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9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10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QUESTION WITH WHEN 2-3-13</w:t>
      </w:r>
    </w:p>
    <w:p w:rsidR="002D168F" w:rsidRDefault="003453CA">
      <w:pPr>
        <w:contextualSpacing/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 xml:space="preserve">Link file nghe: </w:t>
      </w:r>
      <w:hyperlink r:id="rId13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2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3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4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5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lastRenderedPageBreak/>
        <w:t xml:space="preserve">Link file nghe: </w:t>
      </w:r>
      <w:hyperlink r:id="rId14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6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7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8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9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10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QUESTION WITH WHY 2-4-12</w:t>
      </w:r>
    </w:p>
    <w:p w:rsidR="002D168F" w:rsidRDefault="003453CA">
      <w:pPr>
        <w:contextualSpacing/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 xml:space="preserve">Link file nghe: </w:t>
      </w:r>
      <w:hyperlink r:id="rId15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2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3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4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5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lastRenderedPageBreak/>
        <w:t xml:space="preserve">Link file nghe: </w:t>
      </w:r>
      <w:hyperlink r:id="rId16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6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7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8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9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10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A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C</w:t>
      </w:r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2D168F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QUESTION WITH WHAT 2-5-13</w:t>
      </w:r>
    </w:p>
    <w:p w:rsidR="002D168F" w:rsidRDefault="003453CA">
      <w:pPr>
        <w:tabs>
          <w:tab w:val="left" w:pos="2804"/>
        </w:tabs>
        <w:contextualSpacing/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>Link file nghe:</w:t>
      </w: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tab/>
      </w:r>
    </w:p>
    <w:p w:rsidR="002D168F" w:rsidRPr="00C14744" w:rsidRDefault="00E56029">
      <w:pPr>
        <w:tabs>
          <w:tab w:val="left" w:pos="2804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  <w:hyperlink r:id="rId17" w:history="1">
        <w:r w:rsidR="003453CA" w:rsidRPr="00C14744">
          <w:rPr>
            <w:rStyle w:val="Hyperlink"/>
            <w:rFonts w:ascii="Times New Roman" w:hAnsi="Times New Roman" w:cs="Times New Roman"/>
            <w:b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Pr="00C14744" w:rsidRDefault="002D168F">
      <w:pPr>
        <w:tabs>
          <w:tab w:val="left" w:pos="2804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2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3 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4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5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vi-VN"/>
        </w:rPr>
        <w:lastRenderedPageBreak/>
        <w:t xml:space="preserve">Link file nghe: </w:t>
      </w:r>
      <w:hyperlink r:id="rId18" w:history="1">
        <w:r>
          <w:rPr>
            <w:rStyle w:val="Hyperlink"/>
            <w:rFonts w:ascii="Times New Roman" w:hAnsi="Times New Roman" w:cs="Times New Roman"/>
            <w:bCs/>
            <w:i/>
            <w:iCs/>
            <w:sz w:val="26"/>
            <w:szCs w:val="26"/>
            <w:lang w:val="vi-VN"/>
          </w:rPr>
          <w:t>https://drive.google.com/drive/u/2/folders/1Fep_ydhAQvP0gDe4XwjYjNYTldmt-RvR</w:t>
        </w:r>
      </w:hyperlink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6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7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8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9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>10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A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B</w:t>
      </w:r>
    </w:p>
    <w:p w:rsidR="002D168F" w:rsidRDefault="003453C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C</w:t>
      </w:r>
    </w:p>
    <w:p w:rsidR="002D168F" w:rsidRDefault="002D168F">
      <w:pPr>
        <w:rPr>
          <w:rFonts w:ascii="Times New Roman" w:hAnsi="Times New Roman" w:cs="Times New Roman"/>
          <w:bCs/>
          <w:sz w:val="26"/>
          <w:szCs w:val="26"/>
          <w:lang w:val="vi-VN"/>
        </w:rPr>
        <w:sectPr w:rsidR="002D168F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2D168F" w:rsidRDefault="003453CA">
      <w:pPr>
        <w:contextualSpacing/>
        <w:jc w:val="both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lastRenderedPageBreak/>
        <w:t xml:space="preserve"> </w:t>
      </w:r>
      <w:r>
        <w:rPr>
          <w:rFonts w:ascii="Times New Roman" w:hAnsi="Times New Roman" w:cs="Times New Roman"/>
          <w:bCs/>
          <w:i/>
          <w:sz w:val="26"/>
          <w:szCs w:val="26"/>
          <w:u w:val="single"/>
        </w:rPr>
        <w:t>Task 7</w:t>
      </w:r>
      <w:r>
        <w:rPr>
          <w:rFonts w:ascii="Times New Roman" w:hAnsi="Times New Roman" w:cs="Times New Roman"/>
          <w:bCs/>
          <w:i/>
          <w:sz w:val="26"/>
          <w:szCs w:val="26"/>
        </w:rPr>
        <w:t>: Rearrange the words in order to make a complete sentence (50 Questions)</w:t>
      </w:r>
    </w:p>
    <w:p w:rsidR="002D168F" w:rsidRDefault="002D168F">
      <w:pPr>
        <w:contextualSpacing/>
        <w:jc w:val="both"/>
        <w:rPr>
          <w:rFonts w:ascii="Times New Roman" w:hAnsi="Times New Roman" w:cs="Times New Roman"/>
          <w:bCs/>
          <w:iCs/>
          <w:sz w:val="26"/>
          <w:szCs w:val="26"/>
        </w:rPr>
      </w:pP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::CH1:: chairs/ The/ meeting/ in/ new/ the room/ looked.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chairs looked new in the meeting room.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  <w:lang w:val="nb-NO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chairs in the meeting room looked new.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chairs in the meeting room looked.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chairs looked in the meeting room.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::CH2:: colleagues/ engineer/ effective/ made/ his/ an/ device/ The.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his colleagues made engineer an effective device.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engineer made an effective device his colleagues.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engineer made his colleagues an effective device.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engineer made an colleagues his effective device.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::CH3:: cleaning/ The/ keeps/ new/ company/ clean/ the/ every/ day/ office.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cleaning company every day keeps the office clean.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cleaning company keeps clean the office every day.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cleaning company keeps the clean office every day.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new cleaning company keeps the office clean every day.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::CH4:: effective/ His/ the/ manager/ suggestion/ not/ so/ was/ as/ that/ of.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His suggestion was not as effective so that of the manager.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His manager suggestion was not so that effective as the of.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His effective suggestion was so not as that of the manager.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His suggestion was not so effective as that of the manager.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::CH5:: have/ biggest/ This/ the/ seen/ factory/ is/ I/ ever/ automobile.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This is the biggest automobile factory I have ever seen.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is biggest automobile factory the I ever have seen.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is the biggest automobile factory I ever have seen.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 have ever seen this is the biggest automobile factory.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::CH6:: night/ I/ last/ to/ than/ bed/ earlier/ usual/ went.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 went to bed last night earlier than usual.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Last night I went to bed earlier than usual.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 last night went to bed earlier than usual.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 went to bed earlier last night than usual.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::CH7:: owner/ must/ such/ stupid/ The/ to/ say/ a/ be/ thing.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owner to say such a thing must be stupid.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owner must to be say such a thing stupid.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thing a owner to say such must be stupid.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owner must be stupid to say such a thing.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::CH8:: is/ it/ for/ to/ impossible/ read /her/ us/ handwriting.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It is impossible to read her handwriting for us.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It is for us impossible to read her handwriting.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to read her handwriting it is impossible for us.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It is impossible for us to read her handwriting.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::CH9:: Stella/ clever/ is/ to/ promotion/ pass/ the/ enough/ test.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Stella is clever enough to pass the promotion test.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Stella is enough clever to pass the promotion test.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promotion test Stella is enough clever to pass.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To pass the promotion test Stella is enough clever.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::CH10:: purpose/ of/ is/ to/ marketing/ the/ reach/ this/ an/ agreement/ meeting/ on/ our/ strategy.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this meeting purpose is to reach on an agreement of our marketing strategy.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purpose of this meeting is to reach an agreement on our marketing strategy.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marketing strategy is to reach an agreement on our purpose of this meeting.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To reach an agreement is the purpose of this meeting on our marketing strategy.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::CH11:: job/ be/ duties/ your/ will/ training/ during/ explained/ the/ session.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Your training session will be explained during the job duties.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Your training duties will be explained during the job session.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During your job duties will be explained the training session.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Your job duties will be explained during the training session.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::CH12:: you/ If/ any/ please/ let/ have/ know/ questions/ us.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If you let us know, please have any questions.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If you know any questions, please let us have.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If you have any questions, please let us know.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If you please let any questions, have us know.</w:t>
      </w:r>
    </w:p>
    <w:p w:rsidR="002D168F" w:rsidRDefault="003453CA">
      <w:p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::CH13:: new/ spends/ The/ her /lunchtime/ shopping/ online/ secretary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secretary spends her new lunchtime online shopping.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secretary spends her shopping online lunchtime.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The new secretary spends her lunchtime shopping online.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new secretary spends shopping online her lunchtime.</w:t>
      </w:r>
    </w:p>
    <w:p w:rsidR="002D168F" w:rsidRDefault="003453CA">
      <w:p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::CH14:: won/ Susan/ the/ match/ for/ having/ jumped/ joy.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Susan jumped for joy, having won the match.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Having won the match, Susan jumped for joy.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Susan won the match, having jumped for joy.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Won the match, Susan having jumped for joy.</w:t>
      </w:r>
    </w:p>
    <w:p w:rsidR="002D168F" w:rsidRDefault="003453CA">
      <w:pPr>
        <w:spacing w:line="288" w:lineRule="auto"/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::CH15:: As/ as/ finish/ soons/ the/ call/ meeting/ I/ I/ will/ you.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As soon as I will call you I finish the meeting.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As soon as I finish the meeting, I will call you.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As soon as I call you, I will finish the meeting.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As soon as I will finish the meeting, I call you.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::CH16:: He/ was/ worked/ a/ computer/ 20 /has/ years/ programmer/ as/ since/ he/old.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has worked as a programmer computer since he was 20 years old.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was 20 years old since he has worked as a computer programme.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was worked as a computer programmer since he has 20 years old.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He has worked as a computer programmer since he was 20 years old.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::CH17:: the/ Although /goal/ company/ hard/ failed/ tried/ to/ achieve/ it /its.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Although it failed to achieve its goal, the company tried hard.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Although the company failed to achieve its goal, it tried hard.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Although the company tried hard, it failed to achieve its goal.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Although the company achieve its goal, it failed to tried hard.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::CH18:: interview/ we/ each/ will/ you/ in/ of/ person.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will interview you in person each of.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will interview in person each of you.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We will interview each of you in person.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in person will interview each of you.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::CH19:: the/ of/ construction/ this/ By/ the /month/ will/ end/ be.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By this end of the month, the construction will be finished.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By the end of this month, the construction will be finished.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By the construction will be finished the end of this month.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By the end, the construction will be finished of this month.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::CH20:: employees/ all/ use/ the/ Broadway/ small /should/ from/ building/ on/ Monday.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All employees should use the small building on Broadway from Monday.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All employees from Monday should use the small building on Broadway. 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All employees should use the building on small Broadway from Monday.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All employees should use the small building from Monday on Broadway.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2D168F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::CH21:: or/ needs/ you/ to/ fill/ Either/ out/ this/ he/ form.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Either he or you needs to fill out this form.                              </w:t>
      </w:r>
    </w:p>
    <w:p w:rsidR="002D168F" w:rsidRDefault="00E95D00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Either you or he needs to fill out this form.       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Either you or he needs fill out to this form.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Either he or you needs fill out to this form.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::CH22:: will/ This/ the/ help/ want/ working/ employees/ to/ keep/ here.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will help to keep the employees want working here.                    </w:t>
      </w:r>
    </w:p>
    <w:p w:rsidR="002D168F" w:rsidRDefault="00E95D00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This will help the employees want to keep working here.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will help want to keep the employees working here.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will keep the employees want to help working here.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::CH23::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and/ honest/ good/ your/ Being/ for/ you/ is/ future.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Being honest is good for you and your future.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     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Being good honest is for you and your future.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 xml:space="preserve"> Being honest for you and your future is good.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Being honest for you and your future is good.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::CH24::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I/ not/ teaching/ while/ was/ were/ students /focused.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{          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 While I was not focused were teaching students.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 </w:t>
      </w:r>
    </w:p>
    <w:p w:rsidR="002D168F" w:rsidRDefault="00E95D00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 While I was teaching students were not focused.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 While I were teaching students was not focused.</w:t>
      </w: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  While students was teaching I were not focused.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2D168F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tabs>
          <w:tab w:val="left" w:pos="2907"/>
          <w:tab w:val="left" w:pos="57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::CH25::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saw/ a /I/ watering/ gardener/ the/ in/ my /plants/ neighbourhood.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I saw a neighbourhood watering the plants in my gardener.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I saw a neighbourhood watering the gardener in my plants.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I saw a gardener watering the plants in my neighbourhood.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I saw in my neighbourhood a gardener watering the plants.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::CH26::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he/ to/ loves/ football/ playing/ but/ he/ at/ is/ not/ play/ good/ it.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He is loves to play football but he not good at playing it.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But he loves to play football he is not good at playing it.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He loves to play football, but he is not good at playing it.</w:t>
      </w:r>
    </w:p>
    <w:p w:rsidR="002D168F" w:rsidRDefault="003453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797"/>
        </w:tabs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He not loves to play football but he is good at playing it.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::CH27::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owner of the restaurant ordered the cooks to cook something special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owner cooks of the restaurant ordered to cook the something special.</w:t>
      </w:r>
      <w:r>
        <w:rPr>
          <w:rFonts w:ascii="Times New Roman" w:hAnsi="Times New Roman" w:cs="Times New Roman"/>
          <w:bCs/>
          <w:sz w:val="26"/>
          <w:szCs w:val="26"/>
        </w:rPr>
        <w:t xml:space="preserve">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restaurant of the owner ordered to cook the cooks something special.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owner of the restaurant ordered the cooks to cook something special.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owner of the restaurant cook something special to ordered the cooks.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::CH28::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are/ corona/ to/ helping/ the/ they/ positive/ recover/ patients.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They are helping to recover the corona patients positive.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They are helping the positive corona patients to recover.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hey are helping the corona positive patients to recover.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They are helping to recover the positive corona patients.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::CH29:: One/ called/ employees/ has/ the/ in/ sick/ of.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One of the in sick employees has called.               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One of the employees has called in sick.         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One in sick of the employees has called.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One called of the employees has in sick.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::CH30:: on/ trip/ going/ three/ business/ times/ is/ a /month/ too/ a/ frequent.                                                                      </w:t>
      </w: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Too frequent is going on a business trip three times a month.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Going three times a month on a business trip is too frequent.      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Going on a too frequent business trip is three times a month.               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Going on a business trip three times a month is too frequent.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::CH31:: document/ information/ in/ The/ the /last/ about/ quarter/ is/ the.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information is in the document about the last quarter.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information in the last quarter is about the document.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information is in the about the last quarter document.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information about the last quarter is in the document.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::CH32:: memo/ to/ you/ will/This/ that/ our/ is/ branch/ renovated /office/ inform/ be.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memo is that our branch office will be renovated to inform you.                 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This memo is to inform you that our branch office will be renovated.  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memo is inform you that our branch office will to be renovated.     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This memo is to be renovated you that our branch office will inform.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ind w:right="-44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::CH33:: manager/ arrives/ the/ the/ get/ CEO/ wants/ things/ done/ to/ by/ time/ the.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manager wants to get things done by the time the CEO arrives.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By the time the manager wants to get things done the CEO arrives.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manager wants to get things done, the CEO arrives by the time.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manager wants the CEO arrives to get things done by the time.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::CH34:: the/ addition/ speaks/ Spanish/ in/ secretary/ also/ to/ German.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In the addition to Spanish, secretary also speaks German.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secretary in addition to Spanish, also speaks German.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In addition to Spanish, the secretary also speaks German.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In addition to the Spanish, secretary also speaks German.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tabs>
          <w:tab w:val="left" w:pos="2940"/>
          <w:tab w:val="left" w:pos="5460"/>
          <w:tab w:val="left" w:pos="784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::CH35:: in/ are/ from/ Africa/ suffering/ Many/ poverty/ people.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tabs>
          <w:tab w:val="left" w:pos="2940"/>
          <w:tab w:val="left" w:pos="5460"/>
          <w:tab w:val="left" w:pos="784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Many people in Africa are suffering from poverty.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Many in Africa people are suffering from poverty.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Many in Africa are suffering from people poverty.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2940"/>
          <w:tab w:val="left" w:pos="5460"/>
          <w:tab w:val="left" w:pos="784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Many people are in Africa suffering from poverty.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::CH36:: the/ After/ of/ prices/ news /the/ oil/ up/ went/ snowstorm.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After the news of the snowstorm, oil prices went up.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After oil prices went up, the news of the snowstorm.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After the news of oil prices, the snowstorm went up.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After the snowstorm, the news of oil prices went up.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::CH37:: for/ he/ the/ New/ supervisor/ York/ bought/ his/ Times.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bought his supervisor for the New York Times.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bought for his supervisor the New York Times.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He bought the New York Times for his supervisor.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He bought the supervisor for his New York Times.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::CH38:: lost/ store/ my/ somewhere/ between/ and/ the/ I/ the/ passport /department/ airport.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I lost my passport somewhere between the department store and the airport.          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 lost my passport between the department store and the airport somewhere.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Between the department store and the airport I lost my passport somewhere.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 somewhere lost my passport between the department store and the airport. 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2D168F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::CH39:: The/ until/ open/ restaurant/ is/ 10 p.m.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until 10 p.m restaurant is open.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restaurant is until 10 p.m open.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restaurant is open until 10 p.m.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restaurant until 10 p.m is open.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2D168F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::CH40:: will/ the/ days/ invoice/ You/ within/ receive/ five.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You will receive the invoice within five days.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You will receive within five days the invoice.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You within five days will receive the invoice.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You will receive the within five days invoice.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::CH41:: We /hope /that /all /this /a /great /job /chance /to/ is /improve /your /performance.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hope that this is a great chance to improve all your job performance.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all hope that this is a chance to improve your great job performance.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We all hope that this is a great chance to improve your job performance.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We hope that this is all a great chance to improve your job performance.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::CH42:: When/ vice/ the/ became/ asked/ nervous/ us/ a/ president/ question/ we/ really.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When the vice president asked a question us, we became really nervous.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When the vice president asked us a question, we really became nervous.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When the vice president asked us a question, we became really nervous.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When the president asked us a nervous question, we became really vice.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::CH43:: The/ is/ is/ whether/ it/ right/ problem/ thing/ to/ not/ do /the/ or. 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The problem is whether it is the right thing to do or not.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The problem is it is the right thing to do whether or not.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Whether the problem is it is the right thing to do or not.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The problem is it is the right thing to do or whether not.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::CH44:: Not/ my/ boss/ but/ proposal/ also/ my/ didn’t/ only /understand /coworkers/ my.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Not only my boss but my coworkers also didn’t understand my proposal.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Not only but also my boss my coworkers didn’t understand my proposal.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Not only my boss but also my coworkers didn’t understand my proposal.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Not only my boss also my coworkers but didn’t understand my proposal.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::CH45:: Is/ Chicago/ factory/ in/ Seattle/ the/ or/ in?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Is the factory in Seattle or in Chicago?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Is in Seattle or in Chicago the factory?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Is in Seattle the factory or in Chicago?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>Is in Seattle or the factory in Chicago?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::CH46:: sale/ exhibited/ are/ The/ sculptures/ here/ not/ for.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here sculptures exhibited are not for sale.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~ 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sculptures sale here are not for exhibited.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The sculptures exhibited here are not for sale.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sculptures here are not for exhibited sale.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::CH47:: According/ expire/ our/ your/ with/ California/ records/ Fitness/ will/ in/ a /to/ weeks/ membership/ few.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According to our records, your membership with California Fitness will expire in a few weeks.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According to our records, your membership will expire with California Fitness in a few weeks.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According to our records, your membership in a few weeks with California Fitness will expire.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According to our records, your membership with California Fitness in a few weeks will expire.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::CH48:: The/ world/ produces/ the/ best/ company/ cellular/ the/ phone/ in.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company produces the cellular best phone in the world.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company produces the best in the world cellular phone.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The company produces the best cellular phone in the world.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company in the world produces the best cellular phone.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::CH49::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My/ I/ have/ raise/ sister/ diverse/ on/ and/ how/ ideas/ to/ children.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 xml:space="preserve">{ </w:t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My sister and I have diverse ideas on how to raise children.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My sister and I have ideas on how diverse to raise children.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My sister and I on how to raise children have diverse ideas.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My sister and I raise ideas on how to have diverse children.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::CH50::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two/ become/ run/ The/ for/ a/ mile/ and/ roads/ then/ parallel/ divergent.</w:t>
      </w:r>
    </w:p>
    <w:p w:rsidR="002D168F" w:rsidRDefault="003453CA">
      <w:pPr>
        <w:ind w:left="67" w:hanging="67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{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two roads run parallel and then for a mile become divergent.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E95D0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~</w:t>
      </w:r>
      <w:r w:rsidR="003453CA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3453CA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two roads run parallel for a mile and then become divergent.</w:t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  <w:r w:rsidR="003453CA"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two divergent roads run for a mile and then become parallel.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lastRenderedPageBreak/>
        <w:t>~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The two roads for a mile run parallel and then become divergent.</w:t>
      </w:r>
    </w:p>
    <w:p w:rsidR="002D168F" w:rsidRDefault="003453CA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Cs/>
          <w:sz w:val="26"/>
          <w:szCs w:val="26"/>
          <w:lang w:val="nb-NO"/>
        </w:rPr>
        <w:t>}</w:t>
      </w:r>
    </w:p>
    <w:p w:rsidR="002D168F" w:rsidRDefault="003453CA">
      <w:pPr>
        <w:spacing w:after="0"/>
        <w:rPr>
          <w:rFonts w:ascii="Times New Roman" w:hAnsi="Times New Roman" w:cs="Times New Roman"/>
          <w:bCs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</w:rPr>
        <w:t>Task 8: Find the errors in each sentence and mark the letter A, B, C or D. (50 câu)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1. The product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 xml:space="preserve"> is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too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expensive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f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 xml:space="preserve">or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me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buying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buying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C. for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D.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expensive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2. Stella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is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enough clever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to pass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promotion test.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B.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enough clever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to pass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bCs/>
          <w:color w:val="000000"/>
          <w:spacing w:val="3"/>
          <w:sz w:val="26"/>
          <w:szCs w:val="26"/>
        </w:rPr>
        <w:t>promotion test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3. I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think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she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is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strong enough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handling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problem.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is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B. think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strong enough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handling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eastAsia="Times New Roman" w:hAnsi="Times New Roman" w:cs="Times New Roman"/>
          <w:bCs/>
          <w:spacing w:val="1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4. The candidate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was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too arrogant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be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elected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president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was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B.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elected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bCs/>
          <w:color w:val="000000"/>
          <w:spacing w:val="3"/>
          <w:sz w:val="26"/>
          <w:szCs w:val="26"/>
        </w:rPr>
        <w:t>president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  <w:t xml:space="preserve">5. We 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  <w:u w:val="single"/>
        </w:rPr>
        <w:t>were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  <w:u w:val="single"/>
        </w:rPr>
        <w:t>tired too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  <w:t xml:space="preserve"> to 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  <w:u w:val="single"/>
        </w:rPr>
        <w:t>attend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  <w:t xml:space="preserve"> the 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  <w:u w:val="single"/>
        </w:rPr>
        <w:t>conference</w:t>
      </w:r>
      <w:r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tired too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attend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C. were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ab/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conference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Style w:val="fontstyle21"/>
          <w:rFonts w:ascii="Times New Roman" w:eastAsia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6. Jake is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smart enough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getting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a job at one of the top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companies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in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U.S.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smart enough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companies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getting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in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7. They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postpone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have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meeting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postpone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B. to have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a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meeting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8.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Have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you ever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considered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quit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your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job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?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considered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Have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quit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job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9.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don't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mind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worked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overtime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mind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overtime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I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worked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10. You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should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avoid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use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cell phones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while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working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should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to use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working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while</w:t>
      </w:r>
    </w:p>
    <w:p w:rsidR="002D168F" w:rsidRDefault="003453CA">
      <w:pPr>
        <w:spacing w:before="240"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11. The mayor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kept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insist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increasing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tax revenues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on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kept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to insist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tax revenues</w:t>
      </w:r>
    </w:p>
    <w:p w:rsidR="002D168F" w:rsidRDefault="003453CA">
      <w:pPr>
        <w:spacing w:before="240" w:after="0"/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12. The technician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suggested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to get rid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of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 few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computers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in the office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to get rid of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suggested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a few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in the office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13.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The article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was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current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economic situation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as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The article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was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economic situation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lastRenderedPageBreak/>
        <w:t xml:space="preserve">14.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I’m going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to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get to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airport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at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subway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today.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get to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at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subway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I’m going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15.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Of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the CEO, she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has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to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make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important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decisions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has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Of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make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decisions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16. The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sales representatives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apologized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to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us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with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being rude.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sales representatives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apologized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C. to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with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17. The company reduced the cost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of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making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its products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for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a new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process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of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making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for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process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18.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Developing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new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product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designs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are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essential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Developing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product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  <w:r>
        <w:rPr>
          <w:rStyle w:val="fontstyle21"/>
          <w:rFonts w:ascii="Times New Roman" w:hAnsi="Times New Roman" w:cs="Times New Roman"/>
          <w:bCs/>
          <w:color w:val="auto"/>
          <w:sz w:val="26"/>
          <w:szCs w:val="26"/>
        </w:rPr>
        <w:t xml:space="preserve">C. </w:t>
      </w:r>
      <w:r>
        <w:rPr>
          <w:rStyle w:val="fontstyle21"/>
          <w:rFonts w:ascii="Times New Roman" w:hAnsi="Times New Roman" w:cs="Times New Roman"/>
          <w:bCs/>
          <w:color w:val="auto"/>
          <w:sz w:val="26"/>
          <w:szCs w:val="26"/>
          <w:lang w:val="vi-VN"/>
        </w:rPr>
        <w:t>are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D. essential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19.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That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she will get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promotion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are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shocking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. __________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color w:val="auto"/>
          <w:sz w:val="26"/>
          <w:szCs w:val="26"/>
          <w:lang w:val="vi-VN"/>
        </w:rPr>
      </w:pPr>
      <w:r>
        <w:rPr>
          <w:rStyle w:val="fontstyle21"/>
          <w:rFonts w:ascii="Times New Roman" w:hAnsi="Times New Roman" w:cs="Times New Roman"/>
          <w:bCs/>
          <w:color w:val="auto"/>
          <w:sz w:val="26"/>
          <w:szCs w:val="26"/>
        </w:rPr>
        <w:t xml:space="preserve">A. </w:t>
      </w:r>
      <w:r>
        <w:rPr>
          <w:rStyle w:val="fontstyle21"/>
          <w:rFonts w:ascii="Times New Roman" w:hAnsi="Times New Roman" w:cs="Times New Roman"/>
          <w:bCs/>
          <w:color w:val="auto"/>
          <w:sz w:val="26"/>
          <w:szCs w:val="26"/>
          <w:lang w:val="vi-VN"/>
        </w:rPr>
        <w:t>are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That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a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D. shocking</w:t>
      </w:r>
    </w:p>
    <w:p w:rsidR="002D168F" w:rsidRDefault="003453CA">
      <w:pPr>
        <w:spacing w:before="240"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20.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The accountant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 xml:space="preserve">says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that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>statistics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fontstyle21"/>
          <w:rFonts w:ascii="Times New Roman" w:hAnsi="Times New Roman" w:cs="Times New Roman"/>
          <w:bCs/>
          <w:sz w:val="26"/>
          <w:szCs w:val="26"/>
          <w:u w:val="single"/>
        </w:rPr>
        <w:t xml:space="preserve">are </w:t>
      </w:r>
      <w:r>
        <w:rPr>
          <w:rStyle w:val="fontstyle21"/>
          <w:rFonts w:ascii="Times New Roman" w:hAnsi="Times New Roman" w:cs="Times New Roman"/>
          <w:bCs/>
          <w:sz w:val="26"/>
          <w:szCs w:val="26"/>
        </w:rPr>
        <w:t>very difficult for him. __________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A. The accountant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B. says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t>C. are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Style w:val="fontstyle21"/>
          <w:rFonts w:ascii="Times New Roman" w:hAnsi="Times New Roman" w:cs="Times New Roman"/>
          <w:bCs/>
          <w:sz w:val="26"/>
          <w:szCs w:val="26"/>
        </w:rPr>
        <w:lastRenderedPageBreak/>
        <w:t>D. statistics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21. Neither she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nor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commutes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to work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by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subway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nor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commutes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by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subway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22. 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or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you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expected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to do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the presentation.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or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expected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to do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is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23. His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education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and his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work experience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suitable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for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this job.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work experience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for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is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education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24.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Either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you or your boss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have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take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responsibility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Either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have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to take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responsibility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25.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Not only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English but also French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 are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necessary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do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the job.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Not only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B.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are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necessary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to do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26.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There is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a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conference room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across on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the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copy room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There is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B. conference room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across on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copy room</w:t>
      </w:r>
    </w:p>
    <w:p w:rsidR="002D168F" w:rsidRDefault="002D168F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27.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addition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to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games,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this device can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play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music and videos.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As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lastRenderedPageBreak/>
        <w:t>B. games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to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play</w:t>
      </w:r>
    </w:p>
    <w:p w:rsidR="002D168F" w:rsidRDefault="002D168F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28. They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discussed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some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issues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regarded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the process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discussed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B. issues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regarded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the process</w:t>
      </w:r>
    </w:p>
    <w:p w:rsidR="002D168F" w:rsidRDefault="002D168F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29.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According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the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article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, there will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be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many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job openings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this year.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br/>
        <w:t>A. According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B. job openings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be</w:t>
      </w:r>
    </w:p>
    <w:p w:rsidR="002D168F" w:rsidRDefault="003453CA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article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30.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The teacher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demanded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that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the student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left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the room.</w:t>
      </w:r>
    </w:p>
    <w:p w:rsidR="002D168F" w:rsidRDefault="002D168F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demanded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left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that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The teacher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31. It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was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urgent that 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called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immediately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was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immediately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called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her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32.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The king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decreed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that the new law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took effect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following month.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decreed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took effect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The king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following month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33. His father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prefers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that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attends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 different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university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prefers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university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attends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that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br/>
        <w:t xml:space="preserve">34. The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faculty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stipulated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that the rule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abolished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faculty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stipulated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is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abolished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35. She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urged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that we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found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another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alternative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found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alternative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urged</w:t>
      </w:r>
    </w:p>
    <w:p w:rsidR="002D168F" w:rsidRDefault="003453CA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another</w:t>
      </w:r>
    </w:p>
    <w:p w:rsidR="002D168F" w:rsidRDefault="002D168F">
      <w:pPr>
        <w:spacing w:after="0"/>
        <w:rPr>
          <w:rStyle w:val="fontstyle21"/>
          <w:rFonts w:ascii="Times New Roman" w:hAnsi="Times New Roman" w:cs="Times New Roman"/>
          <w:bCs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36.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 xml:space="preserve"> The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little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d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dn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't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no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ho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l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ci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g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hoe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s.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little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before="24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B. d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't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before="24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before="24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lacing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37.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  <w:u w:val="single"/>
        </w:rPr>
        <w:t>T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o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u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n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li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t,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  <w:u w:val="single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To turn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B. 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n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s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D. 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38.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sc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 li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are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3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Cs/>
          <w:color w:val="000000"/>
          <w:spacing w:val="-3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a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ns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f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ll of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p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up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ils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ea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st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Cs/>
          <w:color w:val="000000"/>
          <w:spacing w:val="3"/>
          <w:sz w:val="26"/>
          <w:szCs w:val="26"/>
        </w:rPr>
        <w:t>fs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are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C. for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up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ils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39.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6"/>
          <w:sz w:val="26"/>
          <w:szCs w:val="26"/>
          <w:u w:val="single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y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't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bo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rro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ws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boo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ks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</w:rPr>
        <w:t>at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 li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Cs/>
          <w:color w:val="000000"/>
          <w:spacing w:val="-2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?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Cs/>
          <w:color w:val="000000"/>
          <w:spacing w:val="6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y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't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bo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>rr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ws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at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40.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Nga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 xml:space="preserve"> is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 the girl 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standing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 next 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of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> the 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letter</w:t>
      </w:r>
      <w:r>
        <w:rPr>
          <w:rFonts w:ascii="Times New Roman" w:eastAsia="Times New Roman" w:hAnsi="Times New Roman" w:cs="Times New Roman"/>
          <w:bCs/>
          <w:color w:val="000000"/>
          <w:spacing w:val="1"/>
          <w:sz w:val="26"/>
          <w:szCs w:val="26"/>
        </w:rPr>
        <w:t xml:space="preserve"> box.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A. is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B. standing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C. of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D. letter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41. Jacky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Sam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has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agreed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 extend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the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contract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has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to extend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and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contract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42.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  <w:u w:val="single"/>
        </w:rPr>
        <w:t>T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h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e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  <w:u w:val="single"/>
        </w:rPr>
        <w:t>m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n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3"/>
          <w:sz w:val="26"/>
          <w:szCs w:val="26"/>
          <w:u w:val="single"/>
        </w:rPr>
        <w:t>w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3"/>
          <w:sz w:val="26"/>
          <w:szCs w:val="26"/>
        </w:rPr>
        <w:t>w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iti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g </w:t>
      </w:r>
      <w:r>
        <w:rPr>
          <w:rFonts w:ascii="Times New Roman" w:hAnsi="Times New Roman" w:cs="Times New Roman"/>
          <w:bCs/>
          <w:color w:val="000000"/>
          <w:spacing w:val="3"/>
          <w:sz w:val="26"/>
          <w:szCs w:val="26"/>
          <w:u w:val="single"/>
        </w:rPr>
        <w:t>from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the bus to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come back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home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m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n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B. </w:t>
      </w:r>
      <w:r>
        <w:rPr>
          <w:rFonts w:ascii="Times New Roman" w:hAnsi="Times New Roman" w:cs="Times New Roman"/>
          <w:bCs/>
          <w:color w:val="000000"/>
          <w:spacing w:val="-3"/>
          <w:sz w:val="26"/>
          <w:szCs w:val="26"/>
        </w:rPr>
        <w:t>w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s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C. </w:t>
      </w:r>
      <w:r>
        <w:rPr>
          <w:rFonts w:ascii="Times New Roman" w:hAnsi="Times New Roman" w:cs="Times New Roman"/>
          <w:bCs/>
          <w:color w:val="000000"/>
          <w:spacing w:val="3"/>
          <w:sz w:val="26"/>
          <w:szCs w:val="26"/>
        </w:rPr>
        <w:t>f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rom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D.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come back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43.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I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t's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u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seless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to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sk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  <w:u w:val="single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he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m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k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e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p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>q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u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t.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A. u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eless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186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B. 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sk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186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m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186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keep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44.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h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is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x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is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o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l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n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g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3"/>
          <w:sz w:val="26"/>
          <w:szCs w:val="26"/>
          <w:u w:val="single"/>
        </w:rPr>
        <w:t>f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o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r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>m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  <w:u w:val="single"/>
        </w:rPr>
        <w:t>re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d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  <w:u w:val="single"/>
        </w:rPr>
        <w:t>ing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>.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B.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l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g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for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D. 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>re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ding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ab/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45.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c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an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't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g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u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  <w:u w:val="single"/>
        </w:rPr>
        <w:t>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d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o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  <w:u w:val="single"/>
        </w:rPr>
        <w:t>do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such</w:t>
      </w:r>
      <w:r>
        <w:rPr>
          <w:rFonts w:ascii="Times New Roman" w:hAnsi="Times New Roman" w:cs="Times New Roman"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d</w:t>
      </w:r>
      <w:r>
        <w:rPr>
          <w:rFonts w:ascii="Times New Roman" w:hAnsi="Times New Roman" w:cs="Times New Roman"/>
          <w:bCs/>
          <w:color w:val="000000"/>
          <w:spacing w:val="-3"/>
          <w:sz w:val="26"/>
          <w:szCs w:val="26"/>
        </w:rPr>
        <w:t>i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f</w:t>
      </w:r>
      <w:r>
        <w:rPr>
          <w:rFonts w:ascii="Times New Roman" w:hAnsi="Times New Roman" w:cs="Times New Roman"/>
          <w:bCs/>
          <w:color w:val="000000"/>
          <w:spacing w:val="3"/>
          <w:sz w:val="26"/>
          <w:szCs w:val="26"/>
        </w:rPr>
        <w:t>f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c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u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lt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 e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x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>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cis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s.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 xml:space="preserve">A.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c</w:t>
      </w:r>
      <w:r>
        <w:rPr>
          <w:rFonts w:ascii="Times New Roman" w:hAnsi="Times New Roman" w:cs="Times New Roman"/>
          <w:bCs/>
          <w:color w:val="000000"/>
          <w:spacing w:val="-1"/>
          <w:sz w:val="26"/>
          <w:szCs w:val="26"/>
        </w:rPr>
        <w:t>a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't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B. u</w:t>
      </w:r>
      <w:r>
        <w:rPr>
          <w:rFonts w:ascii="Times New Roman" w:hAnsi="Times New Roman" w:cs="Times New Roman"/>
          <w:bCs/>
          <w:color w:val="000000"/>
          <w:spacing w:val="-2"/>
          <w:sz w:val="26"/>
          <w:szCs w:val="26"/>
        </w:rPr>
        <w:t>s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d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C. </w:t>
      </w:r>
      <w:r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  <w:t>do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</w:p>
    <w:p w:rsidR="002D168F" w:rsidRDefault="003453CA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such</w:t>
      </w:r>
    </w:p>
    <w:p w:rsidR="002D168F" w:rsidRDefault="002D168F">
      <w:pPr>
        <w:tabs>
          <w:tab w:val="left" w:pos="650"/>
          <w:tab w:val="left" w:pos="2860"/>
          <w:tab w:val="left" w:pos="5720"/>
          <w:tab w:val="left" w:pos="8580"/>
        </w:tabs>
        <w:contextualSpacing/>
        <w:rPr>
          <w:rFonts w:ascii="Times New Roman" w:hAnsi="Times New Roman" w:cs="Times New Roman"/>
          <w:bCs/>
          <w:color w:val="000000"/>
          <w:spacing w:val="1"/>
          <w:sz w:val="26"/>
          <w:szCs w:val="26"/>
        </w:rPr>
      </w:pP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46. I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will let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you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know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after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 can join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the club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after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will let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know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the club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  <w:t xml:space="preserve">47.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Once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was working in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a factory, he hurt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his back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was working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Once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C. in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his back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48.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Since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get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the package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I will send it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to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you.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get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to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Since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the package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49.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Unless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it does not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rain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the company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will hold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the reception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Unless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will hold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rain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the reception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br/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50. 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has worked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 xml:space="preserve">as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a computer programmer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when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he </w:t>
      </w:r>
      <w:r>
        <w:rPr>
          <w:rFonts w:ascii="Times New Roman" w:hAnsi="Times New Roman" w:cs="Times New Roman"/>
          <w:bCs/>
          <w:color w:val="000000"/>
          <w:sz w:val="26"/>
          <w:szCs w:val="26"/>
          <w:u w:val="single"/>
        </w:rPr>
        <w:t>was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20 years old.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A. has worked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B. was</w:t>
      </w:r>
    </w:p>
    <w:p w:rsidR="002D168F" w:rsidRDefault="003453CA">
      <w:pPr>
        <w:spacing w:after="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C. When</w:t>
      </w:r>
    </w:p>
    <w:p w:rsidR="002D168F" w:rsidRDefault="003453CA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D. as</w:t>
      </w:r>
    </w:p>
    <w:p w:rsidR="002D168F" w:rsidRDefault="002D168F">
      <w:pPr>
        <w:jc w:val="both"/>
        <w:rPr>
          <w:rFonts w:ascii="Times New Roman" w:hAnsi="Times New Roman" w:cs="Times New Roman"/>
          <w:bCs/>
          <w:sz w:val="26"/>
          <w:szCs w:val="26"/>
          <w:lang w:val="nb-NO"/>
        </w:rPr>
      </w:pPr>
    </w:p>
    <w:p w:rsidR="002D168F" w:rsidRDefault="002D168F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2D168F" w:rsidRDefault="002D168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D168F" w:rsidRDefault="002D168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D168F" w:rsidRDefault="002D168F">
      <w:pPr>
        <w:tabs>
          <w:tab w:val="left" w:pos="647"/>
        </w:tabs>
        <w:rPr>
          <w:rFonts w:ascii="Times New Roman" w:hAnsi="Times New Roman" w:cs="Times New Roman"/>
          <w:sz w:val="26"/>
          <w:szCs w:val="26"/>
        </w:rPr>
      </w:pPr>
    </w:p>
    <w:p w:rsidR="002D168F" w:rsidRDefault="002D168F">
      <w:pPr>
        <w:tabs>
          <w:tab w:val="left" w:pos="647"/>
        </w:tabs>
        <w:rPr>
          <w:rFonts w:ascii="Times New Roman" w:hAnsi="Times New Roman" w:cs="Times New Roman"/>
          <w:sz w:val="26"/>
          <w:szCs w:val="26"/>
        </w:rPr>
      </w:pPr>
    </w:p>
    <w:p w:rsidR="002D168F" w:rsidRDefault="002D168F">
      <w:pPr>
        <w:tabs>
          <w:tab w:val="left" w:pos="647"/>
        </w:tabs>
        <w:rPr>
          <w:rFonts w:ascii="Times New Roman" w:hAnsi="Times New Roman" w:cs="Times New Roman"/>
          <w:sz w:val="26"/>
          <w:szCs w:val="26"/>
        </w:rPr>
      </w:pPr>
    </w:p>
    <w:p w:rsidR="002D168F" w:rsidRDefault="002D16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2D168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8D5" w:rsidRDefault="00B058D5">
      <w:pPr>
        <w:spacing w:line="240" w:lineRule="auto"/>
      </w:pPr>
      <w:r>
        <w:separator/>
      </w:r>
    </w:p>
  </w:endnote>
  <w:endnote w:type="continuationSeparator" w:id="0">
    <w:p w:rsidR="00B058D5" w:rsidRDefault="00B058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IDFont+F1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IDFont">
    <w:altName w:val="Segoe Print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42926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6029" w:rsidRDefault="00E560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5D00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:rsidR="00E56029" w:rsidRDefault="00E560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8D5" w:rsidRDefault="00B058D5">
      <w:pPr>
        <w:spacing w:after="0"/>
      </w:pPr>
      <w:r>
        <w:separator/>
      </w:r>
    </w:p>
  </w:footnote>
  <w:footnote w:type="continuationSeparator" w:id="0">
    <w:p w:rsidR="00B058D5" w:rsidRDefault="00B058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96C90B8"/>
    <w:multiLevelType w:val="multilevel"/>
    <w:tmpl w:val="896C90B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A04FD0A7"/>
    <w:multiLevelType w:val="multilevel"/>
    <w:tmpl w:val="A04FD0A7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A1D0B648"/>
    <w:multiLevelType w:val="multilevel"/>
    <w:tmpl w:val="A1D0B64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A8FE3ABF"/>
    <w:multiLevelType w:val="multilevel"/>
    <w:tmpl w:val="A8FE3ABF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BFC9356F"/>
    <w:multiLevelType w:val="multilevel"/>
    <w:tmpl w:val="BFC9356F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C14A3998"/>
    <w:multiLevelType w:val="multilevel"/>
    <w:tmpl w:val="C14A39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FE25F42B"/>
    <w:multiLevelType w:val="multilevel"/>
    <w:tmpl w:val="FE25F42B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1E77D8C"/>
    <w:multiLevelType w:val="multilevel"/>
    <w:tmpl w:val="11E77D8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306A3E"/>
    <w:multiLevelType w:val="multilevel"/>
    <w:tmpl w:val="14306A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CA46D53"/>
    <w:multiLevelType w:val="singleLevel"/>
    <w:tmpl w:val="1CA46D53"/>
    <w:lvl w:ilvl="0">
      <w:start w:val="1"/>
      <w:numFmt w:val="decimal"/>
      <w:suff w:val="space"/>
      <w:lvlText w:val="%1."/>
      <w:lvlJc w:val="left"/>
    </w:lvl>
  </w:abstractNum>
  <w:abstractNum w:abstractNumId="10">
    <w:nsid w:val="1D20ABF2"/>
    <w:multiLevelType w:val="multilevel"/>
    <w:tmpl w:val="1D20AB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BFAFF95"/>
    <w:multiLevelType w:val="multilevel"/>
    <w:tmpl w:val="2BFAFF95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0893AEA"/>
    <w:multiLevelType w:val="multilevel"/>
    <w:tmpl w:val="60893AEA"/>
    <w:lvl w:ilvl="0">
      <w:start w:val="3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0"/>
  </w:num>
  <w:num w:numId="5">
    <w:abstractNumId w:val="3"/>
  </w:num>
  <w:num w:numId="6">
    <w:abstractNumId w:val="11"/>
  </w:num>
  <w:num w:numId="7">
    <w:abstractNumId w:val="5"/>
  </w:num>
  <w:num w:numId="8">
    <w:abstractNumId w:val="1"/>
  </w:num>
  <w:num w:numId="9">
    <w:abstractNumId w:val="4"/>
  </w:num>
  <w:num w:numId="10">
    <w:abstractNumId w:val="6"/>
  </w:num>
  <w:num w:numId="11">
    <w:abstractNumId w:val="2"/>
  </w:num>
  <w:num w:numId="12">
    <w:abstractNumId w:val="8"/>
  </w:num>
  <w:num w:numId="13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hảo Luân Ngô">
    <w15:presenceInfo w15:providerId="None" w15:userId="Thảo Luân Ngô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03"/>
    <w:rsid w:val="000A3BE0"/>
    <w:rsid w:val="000E3C72"/>
    <w:rsid w:val="00131317"/>
    <w:rsid w:val="00174A92"/>
    <w:rsid w:val="001838AA"/>
    <w:rsid w:val="001D4C57"/>
    <w:rsid w:val="00250FAF"/>
    <w:rsid w:val="002D168F"/>
    <w:rsid w:val="003453CA"/>
    <w:rsid w:val="00652FDC"/>
    <w:rsid w:val="00723414"/>
    <w:rsid w:val="00723724"/>
    <w:rsid w:val="00836703"/>
    <w:rsid w:val="00950D66"/>
    <w:rsid w:val="00960B54"/>
    <w:rsid w:val="00A77AE6"/>
    <w:rsid w:val="00B058D5"/>
    <w:rsid w:val="00B3342E"/>
    <w:rsid w:val="00C14744"/>
    <w:rsid w:val="00C24E1C"/>
    <w:rsid w:val="00CC0142"/>
    <w:rsid w:val="00D22346"/>
    <w:rsid w:val="00E34803"/>
    <w:rsid w:val="00E56029"/>
    <w:rsid w:val="00E95D00"/>
    <w:rsid w:val="00F0267D"/>
    <w:rsid w:val="00F47F9D"/>
    <w:rsid w:val="00FC6B92"/>
    <w:rsid w:val="7F75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EEDB81F-13CC-4BD1-B0C3-E2D5AC7B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fr-FR"/>
    </w:rPr>
  </w:style>
  <w:style w:type="paragraph" w:styleId="Caption">
    <w:name w:val="caption"/>
    <w:basedOn w:val="Normal"/>
    <w:next w:val="Normal"/>
    <w:uiPriority w:val="35"/>
    <w:unhideWhenUsed/>
    <w:qFormat/>
    <w:pPr>
      <w:suppressAutoHyphens/>
      <w:spacing w:before="60" w:after="60" w:line="312" w:lineRule="auto"/>
      <w:jc w:val="center"/>
      <w:textAlignment w:val="top"/>
      <w:outlineLvl w:val="0"/>
    </w:pPr>
    <w:rPr>
      <w:rFonts w:ascii="Times New Roman" w:eastAsia="Times New Roman" w:hAnsi="Times New Roman" w:cs="Times New Roman"/>
      <w:b/>
      <w:position w:val="-1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  <w:sz w:val="24"/>
      <w:szCs w:val="24"/>
      <w:lang w:val="fr-FR"/>
    </w:rPr>
  </w:style>
  <w:style w:type="character" w:customStyle="1" w:styleId="fontstyle21">
    <w:name w:val="fontstyle21"/>
    <w:basedOn w:val="DefaultParagraphFont"/>
    <w:rPr>
      <w:rFonts w:ascii="CIDFont+F1" w:hAnsi="CIDFont+F1" w:hint="default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4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4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4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4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2/folders/1Fep_ydhAQvP0gDe4XwjYjNYTldmt-RvR" TargetMode="External"/><Relationship Id="rId13" Type="http://schemas.openxmlformats.org/officeDocument/2006/relationships/hyperlink" Target="https://drive.google.com/drive/u/2/folders/1Fep_ydhAQvP0gDe4XwjYjNYTldmt-RvR" TargetMode="External"/><Relationship Id="rId18" Type="http://schemas.openxmlformats.org/officeDocument/2006/relationships/hyperlink" Target="https://drive.google.com/drive/u/2/folders/1Fep_ydhAQvP0gDe4XwjYjNYTldmt-RvR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drive/u/2/folders/1Fep_ydhAQvP0gDe4XwjYjNYTldmt-RvR" TargetMode="External"/><Relationship Id="rId17" Type="http://schemas.openxmlformats.org/officeDocument/2006/relationships/hyperlink" Target="https://drive.google.com/drive/u/2/folders/1Fep_ydhAQvP0gDe4XwjYjNYTldmt-Rv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u/2/folders/1Fep_ydhAQvP0gDe4XwjYjNYTldmt-RvR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u/2/folders/1Fep_ydhAQvP0gDe4XwjYjNYTldmt-Rv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u/2/folders/1Fep_ydhAQvP0gDe4XwjYjNYTldmt-RvR" TargetMode="External"/><Relationship Id="rId10" Type="http://schemas.openxmlformats.org/officeDocument/2006/relationships/hyperlink" Target="https://drive.google.com/drive/u/2/folders/1Fep_ydhAQvP0gDe4XwjYjNYTldmt-Rv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rive.google.com/drive/u/2/folders/1Fep_ydhAQvP0gDe4XwjYjNYTldmt-Rv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71</Pages>
  <Words>7412</Words>
  <Characters>42251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11</cp:revision>
  <dcterms:created xsi:type="dcterms:W3CDTF">2023-03-17T02:43:00Z</dcterms:created>
  <dcterms:modified xsi:type="dcterms:W3CDTF">2023-03-23T08:46:00Z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905FBB2B810D41208A91F630321D4829</vt:lpwstr>
  </property>
</Properties>
</file>